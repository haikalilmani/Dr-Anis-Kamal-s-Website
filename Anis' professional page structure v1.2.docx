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6A6C" w14:textId="5469089F" w:rsidR="008B7908" w:rsidRDefault="008B7908" w:rsidP="008B7908">
      <w:pPr>
        <w:rPr>
          <w:lang w:val="en-US"/>
        </w:rPr>
      </w:pPr>
      <w:r>
        <w:rPr>
          <w:lang w:val="en-US"/>
        </w:rPr>
        <w:t>Header</w:t>
      </w:r>
    </w:p>
    <w:p w14:paraId="33785BA0" w14:textId="65E2E9C9" w:rsidR="008B7908" w:rsidRDefault="008B7908" w:rsidP="008B7908">
      <w:pPr>
        <w:rPr>
          <w:lang w:val="en-US"/>
        </w:rPr>
      </w:pPr>
      <w:r>
        <w:rPr>
          <w:lang w:val="en-US"/>
        </w:rPr>
        <w:t>Nav</w:t>
      </w:r>
    </w:p>
    <w:p w14:paraId="3700756E" w14:textId="6A3BD1B9" w:rsidR="00FF707B" w:rsidRDefault="00FF707B" w:rsidP="008B7908">
      <w:pPr>
        <w:rPr>
          <w:lang w:val="en-US"/>
        </w:rPr>
      </w:pPr>
      <w:r>
        <w:rPr>
          <w:lang w:val="en-US"/>
        </w:rPr>
        <w:tab/>
        <w:t xml:space="preserve">About </w:t>
      </w:r>
      <w:r w:rsidR="00606CB3">
        <w:rPr>
          <w:lang w:val="en-US"/>
        </w:rPr>
        <w:t xml:space="preserve">Dr Syakira </w:t>
      </w:r>
    </w:p>
    <w:p w14:paraId="427F9362" w14:textId="6D42FD9C" w:rsidR="00FF707B" w:rsidRDefault="00FF707B" w:rsidP="008B7908">
      <w:pPr>
        <w:rPr>
          <w:lang w:val="en-US"/>
        </w:rPr>
      </w:pPr>
      <w:r>
        <w:rPr>
          <w:lang w:val="en-US"/>
        </w:rPr>
        <w:tab/>
        <w:t>Services</w:t>
      </w:r>
    </w:p>
    <w:p w14:paraId="1756A53B" w14:textId="00A4CB99" w:rsidR="00FF707B" w:rsidRDefault="00672EBB" w:rsidP="00103372">
      <w:pPr>
        <w:rPr>
          <w:lang w:val="en-US"/>
        </w:rPr>
      </w:pPr>
      <w:r>
        <w:rPr>
          <w:lang w:val="en-US"/>
        </w:rPr>
        <w:tab/>
        <w:t>Patient Testimonials</w:t>
      </w:r>
    </w:p>
    <w:p w14:paraId="59233D6A" w14:textId="030C621B" w:rsidR="00A2040F" w:rsidRDefault="00E93AA3" w:rsidP="008B7908">
      <w:pPr>
        <w:rPr>
          <w:lang w:val="en-US"/>
        </w:rPr>
      </w:pPr>
      <w:r>
        <w:rPr>
          <w:lang w:val="en-US"/>
        </w:rPr>
        <w:tab/>
        <w:t>Contact Me</w:t>
      </w:r>
    </w:p>
    <w:p w14:paraId="3C70916A" w14:textId="3C187677" w:rsidR="008B7908" w:rsidRDefault="007432B8" w:rsidP="008B7908">
      <w:pPr>
        <w:rPr>
          <w:lang w:val="en-US"/>
        </w:rPr>
      </w:pPr>
      <w:r>
        <w:rPr>
          <w:lang w:val="en-US"/>
        </w:rPr>
        <w:t xml:space="preserve">Main </w:t>
      </w:r>
    </w:p>
    <w:p w14:paraId="03605D47" w14:textId="23F32500" w:rsidR="0016006A" w:rsidRDefault="007C502B" w:rsidP="008B7908">
      <w:pPr>
        <w:rPr>
          <w:lang w:val="en-US"/>
        </w:rPr>
      </w:pPr>
      <w:r>
        <w:rPr>
          <w:lang w:val="en-US"/>
        </w:rPr>
        <w:tab/>
      </w:r>
      <w:r w:rsidR="0016006A">
        <w:rPr>
          <w:lang w:val="en-US"/>
        </w:rPr>
        <w:t>About Me</w:t>
      </w:r>
    </w:p>
    <w:p w14:paraId="0CCE2F89" w14:textId="706DF661" w:rsidR="0016006A" w:rsidRDefault="0016006A" w:rsidP="008B7908">
      <w:pPr>
        <w:rPr>
          <w:lang w:val="en-US"/>
        </w:rPr>
      </w:pPr>
      <w:r>
        <w:rPr>
          <w:lang w:val="en-US"/>
        </w:rPr>
        <w:tab/>
      </w:r>
      <w:r w:rsidR="007C2BA8">
        <w:rPr>
          <w:lang w:val="en-US"/>
        </w:rPr>
        <w:t>Client</w:t>
      </w:r>
      <w:r w:rsidR="001B288D">
        <w:rPr>
          <w:lang w:val="en-US"/>
        </w:rPr>
        <w:t xml:space="preserve"> testimonials</w:t>
      </w:r>
    </w:p>
    <w:p w14:paraId="4A064E48" w14:textId="312F3EB7" w:rsidR="007432B8" w:rsidRDefault="001B288D" w:rsidP="008B7908">
      <w:pPr>
        <w:rPr>
          <w:lang w:val="en-US"/>
        </w:rPr>
      </w:pPr>
      <w:r>
        <w:rPr>
          <w:lang w:val="en-US"/>
        </w:rPr>
        <w:tab/>
        <w:t>Health Blog</w:t>
      </w:r>
    </w:p>
    <w:p w14:paraId="09119114" w14:textId="5080C031" w:rsidR="00A64DD4" w:rsidRDefault="00A64DD4" w:rsidP="008B7908">
      <w:pPr>
        <w:rPr>
          <w:lang w:val="en-US"/>
        </w:rPr>
      </w:pPr>
      <w:r>
        <w:rPr>
          <w:lang w:val="en-US"/>
        </w:rPr>
        <w:tab/>
        <w:t xml:space="preserve">Link to third party review </w:t>
      </w:r>
      <w:r w:rsidR="00343AAE">
        <w:rPr>
          <w:lang w:val="en-US"/>
        </w:rPr>
        <w:t>system</w:t>
      </w:r>
    </w:p>
    <w:p w14:paraId="73D4FC16" w14:textId="31067B26" w:rsidR="00054042" w:rsidRDefault="00054042" w:rsidP="008B7908">
      <w:pPr>
        <w:rPr>
          <w:lang w:val="en-US"/>
        </w:rPr>
      </w:pPr>
      <w:r>
        <w:rPr>
          <w:lang w:val="en-US"/>
        </w:rPr>
        <w:tab/>
        <w:t xml:space="preserve">Booking </w:t>
      </w:r>
      <w:r w:rsidR="003F4B1D">
        <w:rPr>
          <w:lang w:val="en-US"/>
        </w:rPr>
        <w:t xml:space="preserve">appointment </w:t>
      </w:r>
      <w:r>
        <w:rPr>
          <w:lang w:val="en-US"/>
        </w:rPr>
        <w:t xml:space="preserve">system </w:t>
      </w:r>
    </w:p>
    <w:p w14:paraId="18570EAE" w14:textId="73DE8014" w:rsidR="007432B8" w:rsidRDefault="007432B8" w:rsidP="008B7908">
      <w:pPr>
        <w:rPr>
          <w:lang w:val="en-US"/>
        </w:rPr>
      </w:pPr>
      <w:r>
        <w:rPr>
          <w:lang w:val="en-US"/>
        </w:rPr>
        <w:t>Footer</w:t>
      </w:r>
    </w:p>
    <w:p w14:paraId="0BBEEA01" w14:textId="3D4DE96E" w:rsidR="007432B8" w:rsidRDefault="007432B8" w:rsidP="007432B8">
      <w:pPr>
        <w:rPr>
          <w:lang w:val="en-US"/>
        </w:rPr>
      </w:pPr>
      <w:r>
        <w:rPr>
          <w:lang w:val="en-US"/>
        </w:rPr>
        <w:tab/>
        <w:t>Contact details</w:t>
      </w:r>
    </w:p>
    <w:p w14:paraId="3BC47420" w14:textId="2142E142" w:rsidR="00C64075" w:rsidRDefault="00C64075" w:rsidP="007432B8">
      <w:pPr>
        <w:rPr>
          <w:lang w:val="en-US"/>
        </w:rPr>
      </w:pPr>
      <w:r>
        <w:rPr>
          <w:lang w:val="en-US"/>
        </w:rPr>
        <w:tab/>
        <w:t>IG page</w:t>
      </w:r>
    </w:p>
    <w:p w14:paraId="0E1CAFF9" w14:textId="77777777" w:rsidR="00B324D0" w:rsidRDefault="00B324D0" w:rsidP="002A3297">
      <w:pPr>
        <w:rPr>
          <w:lang w:val="en-US"/>
        </w:rPr>
      </w:pPr>
    </w:p>
    <w:p w14:paraId="33A39B9A" w14:textId="576D1071" w:rsidR="002A3297" w:rsidRDefault="002A3297" w:rsidP="002A3297">
      <w:pPr>
        <w:rPr>
          <w:lang w:val="en-US"/>
        </w:rPr>
      </w:pPr>
      <w:r>
        <w:rPr>
          <w:lang w:val="en-US"/>
        </w:rPr>
        <w:t>Design language</w:t>
      </w:r>
    </w:p>
    <w:p w14:paraId="200FD189" w14:textId="596EFBF6" w:rsidR="002A3297" w:rsidRDefault="002A3297" w:rsidP="002A32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Modern</w:t>
      </w:r>
    </w:p>
    <w:p w14:paraId="5139BD31" w14:textId="11501B9B" w:rsidR="002A3297" w:rsidRDefault="002A3297" w:rsidP="002A32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Smooth transition</w:t>
      </w:r>
    </w:p>
    <w:p w14:paraId="2BFB2B0C" w14:textId="1D4D952E" w:rsidR="002A3297" w:rsidRDefault="00B14A66" w:rsidP="002A329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Professional pictures with good clarity and bokeh</w:t>
      </w:r>
    </w:p>
    <w:p w14:paraId="4CFD0017" w14:textId="46143A81" w:rsidR="00A66ADB" w:rsidRDefault="003A408E" w:rsidP="006B366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Beige-white-cream</w:t>
      </w:r>
      <w:r w:rsidR="0089537A">
        <w:rPr>
          <w:lang w:val="en-US"/>
        </w:rPr>
        <w:t xml:space="preserve"> with some tint of pink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theme</w:t>
      </w:r>
    </w:p>
    <w:p w14:paraId="157D1C5A" w14:textId="719E24EF" w:rsidR="006B366C" w:rsidRDefault="006B366C" w:rsidP="006B366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Semi-translucency </w:t>
      </w:r>
    </w:p>
    <w:p w14:paraId="4168A78A" w14:textId="4C09EF81" w:rsidR="00775A75" w:rsidRDefault="00775A75" w:rsidP="006B366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Mobile-friendly</w:t>
      </w:r>
    </w:p>
    <w:p w14:paraId="792CD491" w14:textId="2D68E36E" w:rsidR="00EE7AB9" w:rsidRDefault="00654D3E" w:rsidP="006B366C">
      <w:pPr>
        <w:pStyle w:val="ListParagraph"/>
        <w:numPr>
          <w:ilvl w:val="0"/>
          <w:numId w:val="4"/>
        </w:numPr>
        <w:rPr>
          <w:lang w:val="en-US"/>
        </w:rPr>
      </w:pPr>
      <w:ins w:id="0" w:author="haikalilmani94" w:date="2025-01-15T08:27:00Z" w16du:dateUtc="2025-01-15T08:27:00Z">
        <w:r>
          <w:rPr>
            <w:lang w:val="en-US"/>
          </w:rPr>
          <w:fldChar w:fldCharType="begin"/>
        </w:r>
        <w:r>
          <w:rPr>
            <w:lang w:val="en-US"/>
          </w:rPr>
          <w:instrText>HYPERLINK "</w:instrText>
        </w:r>
        <w:r w:rsidRPr="00EE7AB9">
          <w:rPr>
            <w:lang w:val="en-US"/>
          </w:rPr>
          <w:instrText>https://thomasdigital.com/industry/best-doctor-websites</w:instrText>
        </w:r>
        <w:r>
          <w:rPr>
            <w:lang w:val="en-US"/>
          </w:rPr>
          <w:instrText>"</w:instrText>
        </w:r>
        <w:r>
          <w:rPr>
            <w:lang w:val="en-US"/>
          </w:rPr>
        </w:r>
        <w:r>
          <w:rPr>
            <w:lang w:val="en-US"/>
          </w:rPr>
          <w:fldChar w:fldCharType="separate"/>
        </w:r>
        <w:r w:rsidRPr="006671BF">
          <w:rPr>
            <w:rStyle w:val="Hyperlink"/>
            <w:lang w:val="en-US"/>
          </w:rPr>
          <w:t>https://thomasdigital.com/industry/best-doctor-websites</w:t>
        </w:r>
        <w:r>
          <w:rPr>
            <w:lang w:val="en-US"/>
          </w:rPr>
          <w:fldChar w:fldCharType="end"/>
        </w:r>
        <w:r>
          <w:rPr>
            <w:lang w:val="en-US"/>
          </w:rPr>
          <w:t xml:space="preserve"> </w:t>
        </w:r>
      </w:ins>
    </w:p>
    <w:p w14:paraId="620FF4E2" w14:textId="77777777" w:rsidR="00126353" w:rsidRDefault="00126353" w:rsidP="00126353">
      <w:pPr>
        <w:rPr>
          <w:lang w:val="en-US"/>
        </w:rPr>
      </w:pPr>
    </w:p>
    <w:p w14:paraId="43D55483" w14:textId="4F9ECFD6" w:rsidR="00FB104A" w:rsidRDefault="00FB104A" w:rsidP="00126353">
      <w:pPr>
        <w:rPr>
          <w:lang w:val="en-US"/>
        </w:rPr>
      </w:pPr>
      <w:r>
        <w:rPr>
          <w:lang w:val="en-US"/>
        </w:rPr>
        <w:t>Security concerns</w:t>
      </w:r>
    </w:p>
    <w:p w14:paraId="689B4B7B" w14:textId="468FAC0D" w:rsidR="00B44F7E" w:rsidRDefault="00B44F7E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GDPR</w:t>
      </w:r>
      <w:r w:rsidR="00EB0AFA">
        <w:rPr>
          <w:lang w:val="en-US"/>
        </w:rPr>
        <w:t>-compliance</w:t>
      </w:r>
    </w:p>
    <w:p w14:paraId="573C6761" w14:textId="679ED95D" w:rsidR="00EE7AB9" w:rsidRDefault="00EE7AB9" w:rsidP="00EE7AB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If you are taking in </w:t>
      </w:r>
    </w:p>
    <w:p w14:paraId="2A1B7010" w14:textId="2BDD774D" w:rsidR="001106C6" w:rsidRDefault="001106C6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HTTPS</w:t>
      </w:r>
    </w:p>
    <w:p w14:paraId="4783BC44" w14:textId="5D5DFF03" w:rsidR="001106C6" w:rsidRDefault="001106C6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.com domain</w:t>
      </w:r>
      <w:r w:rsidR="002E48AA">
        <w:rPr>
          <w:lang w:val="en-US"/>
        </w:rPr>
        <w:t xml:space="preserve"> </w:t>
      </w:r>
    </w:p>
    <w:p w14:paraId="1855E891" w14:textId="7B995172" w:rsidR="006025FB" w:rsidRDefault="006025FB" w:rsidP="006025FB">
      <w:pPr>
        <w:pStyle w:val="ListParagraph"/>
        <w:numPr>
          <w:ilvl w:val="1"/>
          <w:numId w:val="4"/>
        </w:numPr>
        <w:rPr>
          <w:ins w:id="1" w:author="haikalilmani94" w:date="2025-01-15T08:27:00Z" w16du:dateUtc="2025-01-15T08:27:00Z"/>
          <w:lang w:val="en-US"/>
        </w:rPr>
      </w:pPr>
      <w:proofErr w:type="spellStart"/>
      <w:ins w:id="2" w:author="haikalilmani94" w:date="2025-01-15T08:27:00Z" w16du:dateUtc="2025-01-15T08:27:00Z">
        <w:r>
          <w:rPr>
            <w:lang w:val="en-US"/>
          </w:rPr>
          <w:t>O&amp;GbyDrSyakira</w:t>
        </w:r>
        <w:proofErr w:type="spellEnd"/>
      </w:ins>
    </w:p>
    <w:p w14:paraId="5810D4DA" w14:textId="659D8F9C" w:rsidR="00FB104A" w:rsidRDefault="00A61302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Booking appointment system. Handled by 3</w:t>
      </w:r>
      <w:r w:rsidRPr="00A61302">
        <w:rPr>
          <w:vertAlign w:val="superscript"/>
          <w:lang w:val="en-US"/>
        </w:rPr>
        <w:t>rd</w:t>
      </w:r>
      <w:r>
        <w:rPr>
          <w:lang w:val="en-US"/>
        </w:rPr>
        <w:t xml:space="preserve"> party? </w:t>
      </w:r>
    </w:p>
    <w:p w14:paraId="2DF99E31" w14:textId="1DFD1EF5" w:rsidR="00A61302" w:rsidRDefault="007950AD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DDOS </w:t>
      </w:r>
    </w:p>
    <w:p w14:paraId="1FBC8224" w14:textId="6B279CEE" w:rsidR="004176D0" w:rsidRDefault="004176D0" w:rsidP="004176D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WAF filter</w:t>
      </w:r>
    </w:p>
    <w:p w14:paraId="1FFBE17C" w14:textId="171C8B1D" w:rsidR="007950AD" w:rsidRDefault="007950AD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SQL injection</w:t>
      </w:r>
    </w:p>
    <w:p w14:paraId="7F1D600F" w14:textId="6D9801F7" w:rsidR="005315DE" w:rsidRDefault="005315DE" w:rsidP="005315D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Encryption </w:t>
      </w:r>
    </w:p>
    <w:p w14:paraId="6C22EB29" w14:textId="499EEB92" w:rsidR="005315DE" w:rsidRDefault="005315DE" w:rsidP="005315D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Limit privileges </w:t>
      </w:r>
    </w:p>
    <w:p w14:paraId="0DDA76E4" w14:textId="256549DB" w:rsidR="009716C6" w:rsidRPr="00EE7AB9" w:rsidRDefault="009716C6" w:rsidP="00EE7AB9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lastRenderedPageBreak/>
        <w:t>Parameterize queries</w:t>
      </w:r>
    </w:p>
    <w:p w14:paraId="67C0A4B9" w14:textId="6E2A7121" w:rsidR="007950AD" w:rsidRDefault="005C7FBA" w:rsidP="00FB104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Dependency on third party webhosting </w:t>
      </w:r>
    </w:p>
    <w:p w14:paraId="3B4DEEB1" w14:textId="77777777" w:rsidR="00A730F2" w:rsidRPr="00FB104A" w:rsidRDefault="00A730F2" w:rsidP="00FB104A">
      <w:pPr>
        <w:pStyle w:val="ListParagraph"/>
        <w:numPr>
          <w:ilvl w:val="0"/>
          <w:numId w:val="4"/>
        </w:numPr>
        <w:rPr>
          <w:lang w:val="en-US"/>
        </w:rPr>
      </w:pPr>
    </w:p>
    <w:p w14:paraId="2D48F928" w14:textId="77777777" w:rsidR="008678F1" w:rsidRDefault="008678F1" w:rsidP="008678F1">
      <w:pPr>
        <w:rPr>
          <w:lang w:val="en-US"/>
        </w:rPr>
      </w:pPr>
    </w:p>
    <w:p w14:paraId="69964AB0" w14:textId="77777777" w:rsidR="008678F1" w:rsidRPr="008678F1" w:rsidRDefault="008678F1" w:rsidP="008678F1">
      <w:pPr>
        <w:rPr>
          <w:lang w:val="en-US"/>
        </w:rPr>
      </w:pPr>
    </w:p>
    <w:p w14:paraId="36634137" w14:textId="77777777" w:rsidR="007432B8" w:rsidRPr="007432B8" w:rsidRDefault="007432B8" w:rsidP="007432B8">
      <w:pPr>
        <w:rPr>
          <w:lang w:val="en-US"/>
        </w:rPr>
      </w:pPr>
    </w:p>
    <w:p w14:paraId="7F9C7D37" w14:textId="45182F4A" w:rsidR="007432B8" w:rsidRDefault="00512824" w:rsidP="008B7908">
      <w:pPr>
        <w:rPr>
          <w:lang w:val="en-US"/>
        </w:rPr>
      </w:pPr>
      <w:r>
        <w:rPr>
          <w:lang w:val="en-US"/>
        </w:rPr>
        <w:t>Font</w:t>
      </w:r>
    </w:p>
    <w:p w14:paraId="27AD41C3" w14:textId="48495BA5" w:rsidR="00512824" w:rsidRDefault="00D373B7" w:rsidP="0051282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Garamond </w:t>
      </w:r>
      <w:r w:rsidR="00512824">
        <w:rPr>
          <w:lang w:val="en-US"/>
        </w:rPr>
        <w:t>for Header</w:t>
      </w:r>
      <w:r w:rsidR="005C2534">
        <w:rPr>
          <w:lang w:val="en-US"/>
        </w:rPr>
        <w:t xml:space="preserve"> </w:t>
      </w:r>
    </w:p>
    <w:p w14:paraId="33C4CA71" w14:textId="66E2FCA6" w:rsidR="00512824" w:rsidRDefault="00D373B7" w:rsidP="0051282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Montserrat</w:t>
      </w:r>
      <w:r w:rsidR="00512824">
        <w:rPr>
          <w:lang w:val="en-US"/>
        </w:rPr>
        <w:t xml:space="preserve"> for paragraph</w:t>
      </w:r>
    </w:p>
    <w:p w14:paraId="7E5197E7" w14:textId="77777777" w:rsidR="00512824" w:rsidRDefault="00512824" w:rsidP="00342E81">
      <w:pPr>
        <w:rPr>
          <w:lang w:val="en-US"/>
        </w:rPr>
      </w:pPr>
    </w:p>
    <w:p w14:paraId="66841C0B" w14:textId="77777777" w:rsidR="00342E81" w:rsidRDefault="00342E81" w:rsidP="00342E81">
      <w:pPr>
        <w:rPr>
          <w:lang w:val="en-US"/>
        </w:rPr>
      </w:pPr>
    </w:p>
    <w:p w14:paraId="02129283" w14:textId="4B5A48CE" w:rsidR="00342E81" w:rsidRDefault="00342E81" w:rsidP="00342E81">
      <w:pPr>
        <w:rPr>
          <w:lang w:val="en-US"/>
        </w:rPr>
      </w:pPr>
      <w:r>
        <w:rPr>
          <w:lang w:val="en-US"/>
        </w:rPr>
        <w:t>Style guide:</w:t>
      </w:r>
    </w:p>
    <w:p w14:paraId="028825D3" w14:textId="61FDE7C2" w:rsidR="00342E81" w:rsidRDefault="00342E81" w:rsidP="00342E81">
      <w:pPr>
        <w:rPr>
          <w:lang w:val="en-US"/>
        </w:rPr>
      </w:pPr>
      <w:r>
        <w:rPr>
          <w:lang w:val="en-US"/>
        </w:rPr>
        <w:t xml:space="preserve">Color theme: </w:t>
      </w:r>
    </w:p>
    <w:p w14:paraId="474389E3" w14:textId="107B8154" w:rsidR="00630074" w:rsidRPr="00630074" w:rsidRDefault="00630074" w:rsidP="0063007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More warm pink/peach.</w:t>
      </w:r>
    </w:p>
    <w:p w14:paraId="0576ECDA" w14:textId="73C9F35A" w:rsidR="00342E81" w:rsidRDefault="00342E81" w:rsidP="00342E81">
      <w:pPr>
        <w:rPr>
          <w:lang w:val="en-US"/>
        </w:rPr>
      </w:pPr>
      <w:r w:rsidRPr="00342E81">
        <w:rPr>
          <w:noProof/>
          <w:lang w:val="en-US"/>
        </w:rPr>
        <w:drawing>
          <wp:inline distT="0" distB="0" distL="0" distR="0" wp14:anchorId="2589BE21" wp14:editId="2CAD1E19">
            <wp:extent cx="2184400" cy="2142290"/>
            <wp:effectExtent l="0" t="0" r="6350" b="0"/>
            <wp:docPr id="2110832068" name="Picture 1" descr="A square with a white and brown gradie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32068" name="Picture 1" descr="A square with a white and brown gradien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5968" cy="21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2D1F" w14:textId="244B1087" w:rsidR="00342E81" w:rsidRDefault="00342E81" w:rsidP="00342E81">
      <w:pPr>
        <w:rPr>
          <w:lang w:val="en-US"/>
        </w:rPr>
      </w:pPr>
      <w:r w:rsidRPr="00342E81">
        <w:rPr>
          <w:noProof/>
          <w:lang w:val="en-US"/>
        </w:rPr>
        <w:drawing>
          <wp:inline distT="0" distB="0" distL="0" distR="0" wp14:anchorId="6EC5BDD8" wp14:editId="3F34BF8F">
            <wp:extent cx="4080933" cy="1086470"/>
            <wp:effectExtent l="0" t="0" r="0" b="0"/>
            <wp:docPr id="65143695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36959" name="Picture 1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897" cy="108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92D6" w14:textId="14899074" w:rsidR="00F102D2" w:rsidRDefault="00EE67EC" w:rsidP="00342E81">
      <w:pPr>
        <w:rPr>
          <w:lang w:val="en-US"/>
        </w:rPr>
      </w:pPr>
      <w:hyperlink r:id="rId7" w:history="1">
        <w:r w:rsidRPr="007C124F">
          <w:rPr>
            <w:rStyle w:val="Hyperlink"/>
            <w:lang w:val="en-US"/>
          </w:rPr>
          <w:t>https://colorhunt.co/palette/f8ede3dfd3c3d0b8a8c5705d</w:t>
        </w:r>
      </w:hyperlink>
    </w:p>
    <w:p w14:paraId="7628458D" w14:textId="1E3E98D3" w:rsidR="00E865A9" w:rsidRDefault="00E865A9" w:rsidP="00342E81">
      <w:pPr>
        <w:rPr>
          <w:lang w:val="en-US"/>
        </w:rPr>
      </w:pPr>
      <w:r>
        <w:rPr>
          <w:lang w:val="en-US"/>
        </w:rPr>
        <w:t xml:space="preserve">first color for general background </w:t>
      </w:r>
    </w:p>
    <w:p w14:paraId="283C932D" w14:textId="5E876AA0" w:rsidR="00E865A9" w:rsidRDefault="00E865A9" w:rsidP="00342E81">
      <w:pPr>
        <w:rPr>
          <w:lang w:val="en-US"/>
        </w:rPr>
      </w:pPr>
      <w:r>
        <w:rPr>
          <w:lang w:val="en-US"/>
        </w:rPr>
        <w:t xml:space="preserve">second color for background of </w:t>
      </w:r>
    </w:p>
    <w:p w14:paraId="3A52AA0B" w14:textId="7FBB4D87" w:rsidR="00E865A9" w:rsidRDefault="00E865A9" w:rsidP="00342E81">
      <w:pPr>
        <w:rPr>
          <w:lang w:val="en-US"/>
        </w:rPr>
      </w:pPr>
      <w:proofErr w:type="gramStart"/>
      <w:r>
        <w:rPr>
          <w:lang w:val="en-US"/>
        </w:rPr>
        <w:t>third color</w:t>
      </w:r>
      <w:proofErr w:type="gramEnd"/>
      <w:r>
        <w:rPr>
          <w:lang w:val="en-US"/>
        </w:rPr>
        <w:t xml:space="preserve"> for </w:t>
      </w:r>
      <w:proofErr w:type="gramStart"/>
      <w:r>
        <w:rPr>
          <w:lang w:val="en-US"/>
        </w:rPr>
        <w:t>footer</w:t>
      </w:r>
      <w:proofErr w:type="gramEnd"/>
    </w:p>
    <w:p w14:paraId="6BE6EEA2" w14:textId="0CE7A529" w:rsidR="00E865A9" w:rsidRDefault="00E865A9" w:rsidP="00342E81">
      <w:pPr>
        <w:rPr>
          <w:lang w:val="en-US"/>
        </w:rPr>
      </w:pPr>
      <w:r>
        <w:rPr>
          <w:lang w:val="en-US"/>
        </w:rPr>
        <w:t>fourth color for H1 and H2</w:t>
      </w:r>
    </w:p>
    <w:p w14:paraId="27DC0A38" w14:textId="0FCA88A1" w:rsidR="00A957A4" w:rsidRDefault="00A957A4" w:rsidP="00A957A4">
      <w:r>
        <w:rPr>
          <w:lang w:val="en-US"/>
        </w:rPr>
        <w:t xml:space="preserve">Tiger Lily </w:t>
      </w:r>
      <w:proofErr w:type="gramStart"/>
      <w:r>
        <w:rPr>
          <w:lang w:val="en-US"/>
        </w:rPr>
        <w:t xml:space="preserve">pink </w:t>
      </w:r>
      <w:r w:rsidRPr="00A957A4">
        <w:t> </w:t>
      </w:r>
      <w:proofErr w:type="spellStart"/>
      <w:r w:rsidRPr="00A957A4">
        <w:t>rgb</w:t>
      </w:r>
      <w:proofErr w:type="spellEnd"/>
      <w:proofErr w:type="gramEnd"/>
      <w:r w:rsidRPr="00A957A4">
        <w:t>(219,135,128)</w:t>
      </w:r>
      <w:r>
        <w:t xml:space="preserve"> for Hover elements</w:t>
      </w:r>
    </w:p>
    <w:p w14:paraId="51D5D579" w14:textId="39960F80" w:rsidR="00A957A4" w:rsidRDefault="00AD0B79" w:rsidP="00A957A4">
      <w:r>
        <w:lastRenderedPageBreak/>
        <w:t>Font</w:t>
      </w:r>
    </w:p>
    <w:p w14:paraId="3E333D98" w14:textId="30D18F91" w:rsidR="00AD0B79" w:rsidRDefault="00AD0B79" w:rsidP="00A957A4">
      <w:r>
        <w:t>H</w:t>
      </w:r>
      <w:proofErr w:type="gramStart"/>
      <w:r>
        <w:t>1 ,h</w:t>
      </w:r>
      <w:proofErr w:type="gramEnd"/>
      <w:r>
        <w:t>2</w:t>
      </w:r>
    </w:p>
    <w:p w14:paraId="55A4DA89" w14:textId="636EC2E1" w:rsidR="00AD0B79" w:rsidRDefault="00AD0B79" w:rsidP="00AD0B79">
      <w:pPr>
        <w:pStyle w:val="ListParagraph"/>
        <w:numPr>
          <w:ilvl w:val="0"/>
          <w:numId w:val="4"/>
        </w:numPr>
      </w:pPr>
      <w:r>
        <w:t>Montserrat</w:t>
      </w:r>
    </w:p>
    <w:p w14:paraId="7D13F848" w14:textId="4C362E87" w:rsidR="00AD0B79" w:rsidRDefault="00AD0B79" w:rsidP="00AD0B79">
      <w:pPr>
        <w:pStyle w:val="ListParagraph"/>
        <w:numPr>
          <w:ilvl w:val="0"/>
          <w:numId w:val="4"/>
        </w:numPr>
      </w:pPr>
      <w:r>
        <w:t xml:space="preserve">At least </w:t>
      </w:r>
      <w:proofErr w:type="gramStart"/>
      <w:r>
        <w:t>20px;</w:t>
      </w:r>
      <w:proofErr w:type="gramEnd"/>
    </w:p>
    <w:p w14:paraId="0D3B9DAE" w14:textId="6B2B3026" w:rsidR="00392235" w:rsidRDefault="00392235" w:rsidP="00AD0B79">
      <w:pPr>
        <w:pStyle w:val="ListParagraph"/>
        <w:numPr>
          <w:ilvl w:val="0"/>
          <w:numId w:val="4"/>
        </w:numPr>
      </w:pPr>
      <w:r>
        <w:t>Font-weight: bold</w:t>
      </w:r>
    </w:p>
    <w:p w14:paraId="06801F3A" w14:textId="77777777" w:rsidR="00AD0B79" w:rsidRDefault="00AD0B79" w:rsidP="00AD0B79"/>
    <w:p w14:paraId="681A5AF4" w14:textId="2AAE69AC" w:rsidR="00AD0B79" w:rsidRDefault="00AD0B79" w:rsidP="00AD0B79">
      <w:r>
        <w:t xml:space="preserve">P </w:t>
      </w:r>
    </w:p>
    <w:p w14:paraId="4F17ECB0" w14:textId="4D06BB4F" w:rsidR="00AD0B79" w:rsidRDefault="00AD0B79" w:rsidP="00AD0B79">
      <w:pPr>
        <w:pStyle w:val="ListParagraph"/>
        <w:numPr>
          <w:ilvl w:val="0"/>
          <w:numId w:val="4"/>
        </w:numPr>
      </w:pPr>
      <w:r>
        <w:t>Lora</w:t>
      </w:r>
    </w:p>
    <w:p w14:paraId="71835153" w14:textId="3F6DB665" w:rsidR="0047139D" w:rsidRDefault="0047139D" w:rsidP="003373E3">
      <w:pPr>
        <w:pStyle w:val="ListParagraph"/>
        <w:numPr>
          <w:ilvl w:val="0"/>
          <w:numId w:val="4"/>
        </w:numPr>
      </w:pPr>
      <w:r>
        <w:t>Justified</w:t>
      </w:r>
    </w:p>
    <w:p w14:paraId="30BA3626" w14:textId="254683E7" w:rsidR="003373E3" w:rsidRDefault="003373E3" w:rsidP="003373E3">
      <w:pPr>
        <w:pStyle w:val="ListParagraph"/>
        <w:numPr>
          <w:ilvl w:val="0"/>
          <w:numId w:val="4"/>
        </w:numPr>
      </w:pPr>
      <w:r>
        <w:t xml:space="preserve">Black </w:t>
      </w:r>
    </w:p>
    <w:p w14:paraId="207E4B1D" w14:textId="21E01810" w:rsidR="00F57153" w:rsidRDefault="00F57153" w:rsidP="00F57153">
      <w:r>
        <w:br/>
        <w:t xml:space="preserve">footer </w:t>
      </w:r>
    </w:p>
    <w:p w14:paraId="21FA3E47" w14:textId="0E4EC30E" w:rsidR="00F57153" w:rsidRDefault="00F57153" w:rsidP="00F57153">
      <w:pPr>
        <w:pStyle w:val="ListParagraph"/>
        <w:numPr>
          <w:ilvl w:val="0"/>
          <w:numId w:val="4"/>
        </w:numPr>
      </w:pPr>
      <w:r>
        <w:t>Address</w:t>
      </w:r>
    </w:p>
    <w:p w14:paraId="011FDEF8" w14:textId="42FD3B7E" w:rsidR="00F57153" w:rsidRDefault="00F57153" w:rsidP="00F57153">
      <w:pPr>
        <w:pStyle w:val="ListParagraph"/>
        <w:numPr>
          <w:ilvl w:val="0"/>
          <w:numId w:val="4"/>
        </w:numPr>
      </w:pPr>
      <w:r>
        <w:t xml:space="preserve">Contact </w:t>
      </w:r>
    </w:p>
    <w:p w14:paraId="3E09181F" w14:textId="6A4BCCC7" w:rsidR="00F57153" w:rsidRDefault="00513ADA" w:rsidP="00F57153">
      <w:pPr>
        <w:pStyle w:val="ListParagraph"/>
        <w:numPr>
          <w:ilvl w:val="0"/>
          <w:numId w:val="4"/>
        </w:numPr>
      </w:pPr>
      <w:r>
        <w:tab/>
      </w:r>
    </w:p>
    <w:p w14:paraId="166282F2" w14:textId="77777777" w:rsidR="003373E3" w:rsidRDefault="003373E3" w:rsidP="003373E3"/>
    <w:p w14:paraId="310D5901" w14:textId="77777777" w:rsidR="004431CA" w:rsidRDefault="004431CA" w:rsidP="003373E3"/>
    <w:p w14:paraId="5C76645D" w14:textId="6BE82605" w:rsidR="004431CA" w:rsidRDefault="004431CA" w:rsidP="003373E3">
      <w:r>
        <w:t>Viewport:</w:t>
      </w:r>
    </w:p>
    <w:p w14:paraId="2236FAFA" w14:textId="20792927" w:rsidR="004431CA" w:rsidRDefault="004431CA" w:rsidP="00AB305B">
      <w:pPr>
        <w:pStyle w:val="ListParagraph"/>
        <w:numPr>
          <w:ilvl w:val="0"/>
          <w:numId w:val="6"/>
        </w:numPr>
      </w:pPr>
      <w:r>
        <w:t>Desktop</w:t>
      </w:r>
    </w:p>
    <w:p w14:paraId="3AADDE54" w14:textId="1C828743" w:rsidR="004431CA" w:rsidRDefault="004431CA" w:rsidP="00AB305B">
      <w:pPr>
        <w:pStyle w:val="ListParagraph"/>
        <w:numPr>
          <w:ilvl w:val="0"/>
          <w:numId w:val="6"/>
        </w:numPr>
      </w:pPr>
      <w:r>
        <w:t>Tablet</w:t>
      </w:r>
    </w:p>
    <w:p w14:paraId="2743414E" w14:textId="7F9494BA" w:rsidR="004431CA" w:rsidRDefault="004431CA" w:rsidP="00AB305B">
      <w:pPr>
        <w:pStyle w:val="ListParagraph"/>
        <w:numPr>
          <w:ilvl w:val="0"/>
          <w:numId w:val="6"/>
        </w:numPr>
      </w:pPr>
      <w:r>
        <w:t>Mobile</w:t>
      </w:r>
    </w:p>
    <w:p w14:paraId="1F20243B" w14:textId="77777777" w:rsidR="002A2FB6" w:rsidRDefault="002A2FB6" w:rsidP="002A2FB6"/>
    <w:p w14:paraId="54FAFE3A" w14:textId="4FCEB5DA" w:rsidR="004431CA" w:rsidRDefault="002A2FB6" w:rsidP="003373E3">
      <w:pPr>
        <w:rPr>
          <w:lang w:val="en-US"/>
        </w:rPr>
      </w:pPr>
      <w:r>
        <w:rPr>
          <w:lang w:val="en-US"/>
        </w:rPr>
        <w:t>PAGES</w:t>
      </w:r>
    </w:p>
    <w:p w14:paraId="0D482D2D" w14:textId="77777777" w:rsidR="002A2FB6" w:rsidRPr="00513ADA" w:rsidRDefault="002A2FB6" w:rsidP="003373E3">
      <w:pPr>
        <w:rPr>
          <w:lang w:val="en-US"/>
        </w:rPr>
      </w:pPr>
    </w:p>
    <w:p w14:paraId="4CC8FE68" w14:textId="79FC78C1" w:rsidR="004431CA" w:rsidRDefault="00513ADA" w:rsidP="003373E3">
      <w:r>
        <w:t>About Me</w:t>
      </w:r>
    </w:p>
    <w:p w14:paraId="2CF4E9D2" w14:textId="1989F8C3" w:rsidR="00513ADA" w:rsidRDefault="00513ADA" w:rsidP="00513ADA">
      <w:pPr>
        <w:pStyle w:val="ListParagraph"/>
        <w:numPr>
          <w:ilvl w:val="0"/>
          <w:numId w:val="4"/>
        </w:numPr>
      </w:pPr>
      <w:r>
        <w:t>Personal background</w:t>
      </w:r>
    </w:p>
    <w:p w14:paraId="6289CDD1" w14:textId="16FC30C3" w:rsidR="00513ADA" w:rsidRDefault="00513ADA" w:rsidP="00513ADA">
      <w:pPr>
        <w:pStyle w:val="ListParagraph"/>
        <w:numPr>
          <w:ilvl w:val="0"/>
          <w:numId w:val="4"/>
        </w:numPr>
      </w:pPr>
      <w:r>
        <w:t>Why you pursued O&amp;G</w:t>
      </w:r>
    </w:p>
    <w:p w14:paraId="5D63B9C2" w14:textId="4EF6AA19" w:rsidR="00513ADA" w:rsidRDefault="00513ADA" w:rsidP="00DA3CFA">
      <w:pPr>
        <w:pStyle w:val="ListParagraph"/>
        <w:numPr>
          <w:ilvl w:val="0"/>
          <w:numId w:val="4"/>
        </w:numPr>
      </w:pPr>
      <w:r>
        <w:t>Credentials / Education</w:t>
      </w:r>
      <w:r>
        <w:tab/>
      </w:r>
    </w:p>
    <w:p w14:paraId="1F7684FF" w14:textId="447EAB3A" w:rsidR="00513ADA" w:rsidRDefault="00513ADA" w:rsidP="00513ADA">
      <w:pPr>
        <w:pStyle w:val="ListParagraph"/>
        <w:numPr>
          <w:ilvl w:val="0"/>
          <w:numId w:val="4"/>
        </w:numPr>
      </w:pPr>
      <w:r>
        <w:t>Core tenets of care</w:t>
      </w:r>
    </w:p>
    <w:p w14:paraId="05FE3823" w14:textId="77777777" w:rsidR="00513ADA" w:rsidRDefault="00513ADA" w:rsidP="00513ADA"/>
    <w:p w14:paraId="593C92A9" w14:textId="575475D4" w:rsidR="00513ADA" w:rsidRDefault="00513ADA" w:rsidP="00513ADA">
      <w:r>
        <w:t>Testimonials</w:t>
      </w:r>
    </w:p>
    <w:p w14:paraId="50290A7F" w14:textId="2E34F8B0" w:rsidR="00441302" w:rsidRPr="00441302" w:rsidRDefault="00441302" w:rsidP="00441302">
      <w:pPr>
        <w:pStyle w:val="ListParagraph"/>
        <w:numPr>
          <w:ilvl w:val="0"/>
          <w:numId w:val="4"/>
        </w:numPr>
        <w:rPr>
          <w:lang w:val="en-US"/>
        </w:rPr>
      </w:pPr>
      <w:r>
        <w:t>From patients</w:t>
      </w:r>
      <w:r w:rsidRPr="00441302">
        <w:rPr>
          <w:lang w:val="en-US"/>
        </w:rPr>
        <w:t>:</w:t>
      </w:r>
    </w:p>
    <w:p w14:paraId="7F3627A1" w14:textId="517B0A5D" w:rsidR="00513ADA" w:rsidRDefault="00513ADA" w:rsidP="00441302">
      <w:pPr>
        <w:pStyle w:val="ListParagraph"/>
        <w:numPr>
          <w:ilvl w:val="1"/>
          <w:numId w:val="4"/>
        </w:numPr>
      </w:pPr>
      <w:r>
        <w:t>A page with quotes from patients, anonymised or name included if they want</w:t>
      </w:r>
    </w:p>
    <w:p w14:paraId="361CAEFE" w14:textId="09ADEB8B" w:rsidR="00513ADA" w:rsidRDefault="007D79B0" w:rsidP="00441302">
      <w:pPr>
        <w:pStyle w:val="ListParagraph"/>
        <w:numPr>
          <w:ilvl w:val="1"/>
          <w:numId w:val="4"/>
        </w:numPr>
      </w:pPr>
      <w:r>
        <w:t>Photos with patients and their babies (with consent)</w:t>
      </w:r>
    </w:p>
    <w:p w14:paraId="4825B138" w14:textId="57EA08DB" w:rsidR="007D79B0" w:rsidRDefault="00441302" w:rsidP="00513ADA">
      <w:pPr>
        <w:pStyle w:val="ListParagraph"/>
        <w:numPr>
          <w:ilvl w:val="0"/>
          <w:numId w:val="4"/>
        </w:numPr>
      </w:pPr>
      <w:r>
        <w:t>From colleagues</w:t>
      </w:r>
    </w:p>
    <w:p w14:paraId="4447FDB5" w14:textId="49A054C9" w:rsidR="00441302" w:rsidRDefault="00441302" w:rsidP="00441302">
      <w:pPr>
        <w:pStyle w:val="ListParagraph"/>
        <w:numPr>
          <w:ilvl w:val="1"/>
          <w:numId w:val="4"/>
        </w:numPr>
      </w:pPr>
      <w:r>
        <w:t>Consultants that you’ve worked with and their respective trusts</w:t>
      </w:r>
      <w:r w:rsidR="000C4F41">
        <w:t>, ranking/sub-specs</w:t>
      </w:r>
    </w:p>
    <w:p w14:paraId="6D415113" w14:textId="77777777" w:rsidR="002A2FB6" w:rsidRDefault="002A2FB6" w:rsidP="002A2FB6"/>
    <w:p w14:paraId="689B39A0" w14:textId="2F97FE1A" w:rsidR="002A2FB6" w:rsidRDefault="002A2FB6" w:rsidP="002A2FB6">
      <w:r>
        <w:t>Contact Page</w:t>
      </w:r>
    </w:p>
    <w:p w14:paraId="01416BC4" w14:textId="78051EA2" w:rsidR="002A2FB6" w:rsidRDefault="002A2FB6" w:rsidP="002A2FB6">
      <w:pPr>
        <w:pStyle w:val="ListParagraph"/>
        <w:numPr>
          <w:ilvl w:val="0"/>
          <w:numId w:val="4"/>
        </w:numPr>
      </w:pPr>
      <w:r>
        <w:t>Submission Form</w:t>
      </w:r>
    </w:p>
    <w:p w14:paraId="26355117" w14:textId="4E4894D2" w:rsidR="002A2FB6" w:rsidRDefault="002A2FB6" w:rsidP="002A2FB6">
      <w:pPr>
        <w:pStyle w:val="ListParagraph"/>
        <w:numPr>
          <w:ilvl w:val="0"/>
          <w:numId w:val="4"/>
        </w:numPr>
      </w:pPr>
      <w:r>
        <w:t>Name / Contact Details</w:t>
      </w:r>
    </w:p>
    <w:p w14:paraId="28F993A7" w14:textId="27C3A009" w:rsidR="002A2FB6" w:rsidRDefault="002A2FB6" w:rsidP="002A2FB6">
      <w:pPr>
        <w:pStyle w:val="ListParagraph"/>
        <w:numPr>
          <w:ilvl w:val="0"/>
          <w:numId w:val="4"/>
        </w:numPr>
      </w:pPr>
      <w:r>
        <w:t xml:space="preserve">Radio button for </w:t>
      </w:r>
      <w:proofErr w:type="spellStart"/>
      <w:r>
        <w:t>Obs</w:t>
      </w:r>
      <w:proofErr w:type="spellEnd"/>
      <w:r>
        <w:t xml:space="preserve"> OR </w:t>
      </w:r>
      <w:proofErr w:type="spellStart"/>
      <w:r>
        <w:t>Gynea</w:t>
      </w:r>
      <w:proofErr w:type="spellEnd"/>
    </w:p>
    <w:p w14:paraId="3FF14609" w14:textId="0DC1C25D" w:rsidR="002A2FB6" w:rsidRDefault="002A2FB6" w:rsidP="002A2FB6">
      <w:pPr>
        <w:pStyle w:val="ListParagraph"/>
        <w:numPr>
          <w:ilvl w:val="0"/>
          <w:numId w:val="4"/>
        </w:numPr>
      </w:pPr>
      <w:r>
        <w:t xml:space="preserve">More details on requirements </w:t>
      </w:r>
    </w:p>
    <w:p w14:paraId="7DFB5466" w14:textId="42BB5CA5" w:rsidR="002A2FB6" w:rsidRDefault="000718D6" w:rsidP="002A2FB6">
      <w:pPr>
        <w:pStyle w:val="ListParagraph"/>
        <w:numPr>
          <w:ilvl w:val="1"/>
          <w:numId w:val="4"/>
        </w:numPr>
      </w:pPr>
      <w:r>
        <w:t xml:space="preserve">“Please describe the issue or concern you want us to help you </w:t>
      </w:r>
      <w:proofErr w:type="gramStart"/>
      <w:r>
        <w:t>with</w:t>
      </w:r>
      <w:proofErr w:type="gramEnd"/>
      <w:r>
        <w:t xml:space="preserve"> and we will try our best to ensure you get the care you need</w:t>
      </w:r>
      <w:r w:rsidR="002A2FB6">
        <w:t>”</w:t>
      </w:r>
      <w:r w:rsidR="008402AD">
        <w:t xml:space="preserve"> as a placeholder text in the text box. </w:t>
      </w:r>
    </w:p>
    <w:p w14:paraId="69197D17" w14:textId="77777777" w:rsidR="00513ADA" w:rsidRDefault="00513ADA" w:rsidP="00513ADA"/>
    <w:p w14:paraId="17C70B29" w14:textId="228F60E9" w:rsidR="008B1657" w:rsidRDefault="006145A4" w:rsidP="00513ADA">
      <w:r>
        <w:t>Location</w:t>
      </w:r>
      <w:r w:rsidR="00011883">
        <w:t xml:space="preserve"> for </w:t>
      </w:r>
    </w:p>
    <w:p w14:paraId="38705E4B" w14:textId="11B129BB" w:rsidR="006145A4" w:rsidRDefault="006145A4" w:rsidP="006145A4">
      <w:pPr>
        <w:pStyle w:val="ListParagraph"/>
        <w:numPr>
          <w:ilvl w:val="0"/>
          <w:numId w:val="4"/>
        </w:numPr>
      </w:pPr>
      <w:r>
        <w:t xml:space="preserve">Public Health </w:t>
      </w:r>
    </w:p>
    <w:p w14:paraId="4B710BAB" w14:textId="076F0480" w:rsidR="006145A4" w:rsidRDefault="006145A4" w:rsidP="006145A4">
      <w:pPr>
        <w:pStyle w:val="ListParagraph"/>
        <w:numPr>
          <w:ilvl w:val="0"/>
          <w:numId w:val="4"/>
        </w:numPr>
      </w:pPr>
      <w:r>
        <w:t>Private Care</w:t>
      </w:r>
    </w:p>
    <w:p w14:paraId="773A4149" w14:textId="77777777" w:rsidR="006145A4" w:rsidRDefault="006145A4" w:rsidP="006145A4">
      <w:pPr>
        <w:pStyle w:val="ListParagraph"/>
        <w:numPr>
          <w:ilvl w:val="0"/>
          <w:numId w:val="4"/>
        </w:numPr>
      </w:pPr>
    </w:p>
    <w:p w14:paraId="1DD97803" w14:textId="77777777" w:rsidR="00656961" w:rsidRPr="00656961" w:rsidRDefault="00656961" w:rsidP="00656961">
      <w:pPr>
        <w:pStyle w:val="ListParagraph"/>
        <w:numPr>
          <w:ilvl w:val="0"/>
          <w:numId w:val="4"/>
        </w:numPr>
        <w:shd w:val="clear" w:color="auto" w:fill="1E2336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US"/>
          <w14:ligatures w14:val="none"/>
        </w:rPr>
      </w:pPr>
      <w:r w:rsidRPr="00656961">
        <w:rPr>
          <w:rFonts w:ascii="Consolas" w:eastAsia="Times New Roman" w:hAnsi="Consolas" w:cs="Times New Roman"/>
          <w:color w:val="98C379"/>
          <w:kern w:val="0"/>
          <w:sz w:val="21"/>
          <w:szCs w:val="21"/>
          <w:lang w:val="en-US"/>
          <w14:ligatures w14:val="none"/>
        </w:rPr>
        <w:t>'</w:t>
      </w:r>
      <w:r w:rsidRPr="00656961">
        <w:rPr>
          <w:rFonts w:ascii="Consolas" w:eastAsia="Times New Roman" w:hAnsi="Consolas" w:cs="Times New Roman"/>
          <w:color w:val="74C589"/>
          <w:kern w:val="0"/>
          <w:sz w:val="21"/>
          <w:szCs w:val="21"/>
          <w:lang w:val="en-US"/>
          <w14:ligatures w14:val="none"/>
        </w:rPr>
        <w:t>https://nsplash.com/photo-1631217868264-e5b90bb7e133?ixlib=rb-4.0.3&amp;auto=format&amp;fit=crop&amp;w=2091&amp;q=80</w:t>
      </w:r>
    </w:p>
    <w:p w14:paraId="3E821316" w14:textId="77777777" w:rsidR="000718D6" w:rsidRDefault="000718D6" w:rsidP="00513ADA"/>
    <w:p w14:paraId="6DB0D03C" w14:textId="77777777" w:rsidR="00392235" w:rsidRPr="00A957A4" w:rsidRDefault="00392235" w:rsidP="003373E3"/>
    <w:p w14:paraId="772C29CC" w14:textId="0442D16D" w:rsidR="00A957A4" w:rsidRDefault="00A957A4" w:rsidP="00342E81">
      <w:pPr>
        <w:rPr>
          <w:lang w:val="en-US"/>
        </w:rPr>
      </w:pPr>
      <w:r>
        <w:rPr>
          <w:lang w:val="en-US"/>
        </w:rPr>
        <w:t xml:space="preserve"> </w:t>
      </w:r>
    </w:p>
    <w:p w14:paraId="7C92EBC1" w14:textId="47B28145" w:rsidR="00E865A9" w:rsidRDefault="008700BD" w:rsidP="00342E81">
      <w:pPr>
        <w:rPr>
          <w:lang w:val="en-US"/>
        </w:rPr>
      </w:pPr>
      <w:r>
        <w:rPr>
          <w:lang w:val="en-US"/>
        </w:rPr>
        <w:t>Marketing Aspect</w:t>
      </w:r>
    </w:p>
    <w:p w14:paraId="01CC7B75" w14:textId="5FBDFE96" w:rsidR="00AD33D8" w:rsidRDefault="00AD33D8" w:rsidP="00AD33D8">
      <w:pPr>
        <w:pStyle w:val="ListParagraph"/>
        <w:numPr>
          <w:ilvl w:val="0"/>
          <w:numId w:val="4"/>
        </w:numPr>
        <w:rPr>
          <w:lang w:val="en-US"/>
        </w:rPr>
      </w:pPr>
      <w:hyperlink r:id="rId8" w:history="1">
        <w:r w:rsidRPr="00AB2196">
          <w:rPr>
            <w:rStyle w:val="Hyperlink"/>
            <w:lang w:val="en-US"/>
          </w:rPr>
          <w:t>https://www.cardinaldigitalmarketing.com/healthcare-resources/blog/digital-marketing-strategies-tips-ideas-obgyn/</w:t>
        </w:r>
      </w:hyperlink>
    </w:p>
    <w:p w14:paraId="7703C157" w14:textId="509655F2" w:rsidR="00AD33D8" w:rsidRDefault="00AD33D8" w:rsidP="00AD33D8">
      <w:pPr>
        <w:pStyle w:val="ListParagraph"/>
        <w:numPr>
          <w:ilvl w:val="0"/>
          <w:numId w:val="4"/>
        </w:numPr>
        <w:rPr>
          <w:lang w:val="en-US"/>
        </w:rPr>
      </w:pPr>
      <w:hyperlink r:id="rId9" w:history="1">
        <w:r w:rsidRPr="00AB2196">
          <w:rPr>
            <w:rStyle w:val="Hyperlink"/>
            <w:lang w:val="en-US"/>
          </w:rPr>
          <w:t>https://www.cardinaldigitalmarketing.com/healthcare-resources/blog/digital-marketing-strategies-tips-ideas-obgyn/</w:t>
        </w:r>
      </w:hyperlink>
    </w:p>
    <w:p w14:paraId="646E57C7" w14:textId="50931B23" w:rsidR="00AD33D8" w:rsidRDefault="009F3F67" w:rsidP="00AD33D8">
      <w:pPr>
        <w:pStyle w:val="ListParagraph"/>
        <w:numPr>
          <w:ilvl w:val="0"/>
          <w:numId w:val="4"/>
        </w:numPr>
        <w:rPr>
          <w:lang w:val="en-US"/>
        </w:rPr>
      </w:pPr>
      <w:hyperlink r:id="rId10" w:history="1">
        <w:r w:rsidRPr="00AB2196">
          <w:rPr>
            <w:rStyle w:val="Hyperlink"/>
            <w:lang w:val="en-US"/>
          </w:rPr>
          <w:t>https://www.getweave.com/obgyn-marketing/</w:t>
        </w:r>
      </w:hyperlink>
    </w:p>
    <w:p w14:paraId="16CF8144" w14:textId="2462BA93" w:rsidR="009F3F67" w:rsidRDefault="009F3F67" w:rsidP="00AD33D8">
      <w:pPr>
        <w:pStyle w:val="ListParagraph"/>
        <w:numPr>
          <w:ilvl w:val="0"/>
          <w:numId w:val="4"/>
        </w:numPr>
        <w:rPr>
          <w:lang w:val="en-US"/>
        </w:rPr>
      </w:pPr>
      <w:hyperlink r:id="rId11" w:history="1">
        <w:r w:rsidRPr="00AB2196">
          <w:rPr>
            <w:rStyle w:val="Hyperlink"/>
            <w:lang w:val="en-US"/>
          </w:rPr>
          <w:t>https://desygner.com/blog/industry/how-to-market-obstetricians-gynecologists-business</w:t>
        </w:r>
      </w:hyperlink>
    </w:p>
    <w:p w14:paraId="12F8EDEA" w14:textId="41F8343F" w:rsidR="009F3F67" w:rsidRDefault="009F3F67" w:rsidP="00AD33D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</w:t>
      </w:r>
      <w:hyperlink r:id="rId12" w:history="1">
        <w:r w:rsidRPr="00AB2196">
          <w:rPr>
            <w:rStyle w:val="Hyperlink"/>
            <w:lang w:val="en-US"/>
          </w:rPr>
          <w:t>https://www.cardinaldigitalmarketing.com/healthcare-resources/blog/digital-marketing-strategies-tips-ideas-obgyn/</w:t>
        </w:r>
      </w:hyperlink>
    </w:p>
    <w:p w14:paraId="4A9C32B2" w14:textId="77777777" w:rsidR="009F3F67" w:rsidRPr="00AD33D8" w:rsidRDefault="009F3F67" w:rsidP="00AD33D8">
      <w:pPr>
        <w:pStyle w:val="ListParagraph"/>
        <w:numPr>
          <w:ilvl w:val="0"/>
          <w:numId w:val="4"/>
        </w:numPr>
        <w:rPr>
          <w:lang w:val="en-US"/>
        </w:rPr>
      </w:pPr>
    </w:p>
    <w:p w14:paraId="4FF03541" w14:textId="77777777" w:rsidR="00EE67EC" w:rsidRDefault="00EE67EC" w:rsidP="00342E81">
      <w:pPr>
        <w:rPr>
          <w:lang w:val="en-US"/>
        </w:rPr>
      </w:pPr>
    </w:p>
    <w:p w14:paraId="2F0ABBDF" w14:textId="77777777" w:rsidR="001E40AA" w:rsidRDefault="001E40AA" w:rsidP="00342E81">
      <w:pPr>
        <w:rPr>
          <w:lang w:val="en-US"/>
        </w:rPr>
      </w:pPr>
    </w:p>
    <w:p w14:paraId="36C723F1" w14:textId="46F8CA80" w:rsidR="001E40AA" w:rsidRDefault="001E40AA" w:rsidP="00342E81">
      <w:pPr>
        <w:rPr>
          <w:lang w:val="en-US"/>
        </w:rPr>
      </w:pPr>
      <w:r>
        <w:rPr>
          <w:lang w:val="en-US"/>
        </w:rPr>
        <w:t>Services for OBS</w:t>
      </w:r>
    </w:p>
    <w:p w14:paraId="53AA5A2C" w14:textId="6F755AEA" w:rsidR="001E40AA" w:rsidRDefault="001E40AA" w:rsidP="001E40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fertility treatment</w:t>
      </w:r>
    </w:p>
    <w:p w14:paraId="6A3C6539" w14:textId="489AADA2" w:rsidR="001E40AA" w:rsidRDefault="001E40AA" w:rsidP="001E40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Pregnancy </w:t>
      </w:r>
    </w:p>
    <w:p w14:paraId="3E9AA37A" w14:textId="5B90839B" w:rsidR="001E40AA" w:rsidRDefault="001E40AA" w:rsidP="001E40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Menopause</w:t>
      </w:r>
    </w:p>
    <w:p w14:paraId="27AF1BCF" w14:textId="63CB894F" w:rsidR="001E40AA" w:rsidRDefault="001E40AA" w:rsidP="001E40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Basic </w:t>
      </w:r>
      <w:proofErr w:type="spellStart"/>
      <w:r>
        <w:rPr>
          <w:lang w:val="en-US"/>
        </w:rPr>
        <w:t>gyne</w:t>
      </w:r>
      <w:proofErr w:type="spellEnd"/>
      <w:r>
        <w:rPr>
          <w:lang w:val="en-US"/>
        </w:rPr>
        <w:t xml:space="preserve"> exams and care</w:t>
      </w:r>
    </w:p>
    <w:p w14:paraId="78740405" w14:textId="77777777" w:rsidR="001E40AA" w:rsidRDefault="001E40AA" w:rsidP="00497A7E">
      <w:pPr>
        <w:rPr>
          <w:lang w:val="en-US"/>
        </w:rPr>
      </w:pPr>
    </w:p>
    <w:p w14:paraId="18190AB4" w14:textId="77777777" w:rsidR="00497A7E" w:rsidRDefault="00497A7E" w:rsidP="00497A7E">
      <w:pPr>
        <w:rPr>
          <w:lang w:val="en-US"/>
        </w:rPr>
      </w:pPr>
    </w:p>
    <w:p w14:paraId="3ACB6514" w14:textId="42533695" w:rsidR="00497A7E" w:rsidRDefault="00497A7E" w:rsidP="00497A7E">
      <w:pPr>
        <w:rPr>
          <w:lang w:val="en-US"/>
        </w:rPr>
      </w:pPr>
      <w:r>
        <w:rPr>
          <w:lang w:val="en-US"/>
        </w:rPr>
        <w:lastRenderedPageBreak/>
        <w:t>Home Page</w:t>
      </w:r>
    </w:p>
    <w:p w14:paraId="79625737" w14:textId="6F0666DB" w:rsidR="00497A7E" w:rsidRDefault="00497A7E" w:rsidP="0077255A">
      <w:pPr>
        <w:rPr>
          <w:lang w:val="en-US"/>
        </w:rPr>
      </w:pPr>
    </w:p>
    <w:p w14:paraId="15304093" w14:textId="442DF621" w:rsidR="0077255A" w:rsidRDefault="0077255A" w:rsidP="0077255A">
      <w:pPr>
        <w:rPr>
          <w:lang w:val="en-US"/>
        </w:rPr>
      </w:pPr>
      <w:r>
        <w:rPr>
          <w:lang w:val="en-US"/>
        </w:rPr>
        <w:t>Fixes –</w:t>
      </w:r>
    </w:p>
    <w:p w14:paraId="6A817060" w14:textId="46476CA3" w:rsidR="0077255A" w:rsidRDefault="0077255A" w:rsidP="003776D7">
      <w:pPr>
        <w:pStyle w:val="ListParagraph"/>
        <w:numPr>
          <w:ilvl w:val="0"/>
          <w:numId w:val="7"/>
        </w:numPr>
        <w:rPr>
          <w:lang w:val="en-US"/>
        </w:rPr>
      </w:pPr>
      <w:r w:rsidRPr="003776D7">
        <w:rPr>
          <w:lang w:val="en-US"/>
        </w:rPr>
        <w:t>Sort out the nav bar between pages</w:t>
      </w:r>
      <w:r w:rsidR="003776D7">
        <w:rPr>
          <w:lang w:val="en-US"/>
        </w:rPr>
        <w:t>#</w:t>
      </w:r>
    </w:p>
    <w:p w14:paraId="5EF44910" w14:textId="2943B4D2" w:rsidR="003776D7" w:rsidRDefault="003776D7" w:rsidP="006D352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Health blog format</w:t>
      </w:r>
    </w:p>
    <w:p w14:paraId="37EBD522" w14:textId="707B6FBE" w:rsidR="006D3527" w:rsidRDefault="006D3527" w:rsidP="006D352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Where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submission form goes. Data collection. </w:t>
      </w:r>
    </w:p>
    <w:p w14:paraId="2EFCCE10" w14:textId="205D80DA" w:rsidR="00953CEF" w:rsidRPr="006D3527" w:rsidRDefault="00953CEF" w:rsidP="006D352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Make the logo be the homepage button. </w:t>
      </w:r>
    </w:p>
    <w:p w14:paraId="2069083A" w14:textId="77777777" w:rsidR="0077255A" w:rsidRDefault="0077255A" w:rsidP="0077255A">
      <w:pPr>
        <w:rPr>
          <w:lang w:val="en-US"/>
        </w:rPr>
      </w:pPr>
    </w:p>
    <w:p w14:paraId="3C10AA46" w14:textId="3841BE7B" w:rsidR="007C62E0" w:rsidRDefault="007C62E0" w:rsidP="0077255A">
      <w:pPr>
        <w:rPr>
          <w:lang w:val="en-US"/>
        </w:rPr>
      </w:pPr>
      <w:r>
        <w:rPr>
          <w:lang w:val="en-US"/>
        </w:rPr>
        <w:t>Phase 1</w:t>
      </w:r>
    </w:p>
    <w:p w14:paraId="0FCD6AF8" w14:textId="3D2C898B" w:rsidR="007C62E0" w:rsidRDefault="007C62E0" w:rsidP="007C62E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Website wireframe</w:t>
      </w:r>
    </w:p>
    <w:p w14:paraId="174EF005" w14:textId="77777777" w:rsidR="007C62E0" w:rsidRDefault="007C62E0" w:rsidP="007C62E0">
      <w:pPr>
        <w:rPr>
          <w:lang w:val="en-US"/>
        </w:rPr>
      </w:pPr>
    </w:p>
    <w:p w14:paraId="3C179320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Website Development Phases for Healthcare Professionals</w:t>
      </w:r>
    </w:p>
    <w:p w14:paraId="6F74014C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Phase 1: Discovery &amp; Planning (1-2 weeks)</w:t>
      </w:r>
    </w:p>
    <w:p w14:paraId="5062B62C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Research &amp; Strategy</w:t>
      </w:r>
    </w:p>
    <w:p w14:paraId="75F38FAC" w14:textId="77777777" w:rsidR="007C62E0" w:rsidRPr="007C62E0" w:rsidRDefault="007C62E0" w:rsidP="007C62E0">
      <w:pPr>
        <w:numPr>
          <w:ilvl w:val="0"/>
          <w:numId w:val="8"/>
        </w:numPr>
        <w:rPr>
          <w:lang w:val="en-US"/>
        </w:rPr>
      </w:pPr>
      <w:r w:rsidRPr="007C62E0">
        <w:rPr>
          <w:b/>
          <w:bCs/>
          <w:lang w:val="en-US"/>
        </w:rPr>
        <w:t>Target audience analysis</w:t>
      </w:r>
      <w:r w:rsidRPr="007C62E0">
        <w:rPr>
          <w:lang w:val="en-US"/>
        </w:rPr>
        <w:t xml:space="preserve"> - Identify patient demographics, needs, and online behavior</w:t>
      </w:r>
    </w:p>
    <w:p w14:paraId="1BDBA396" w14:textId="77777777" w:rsidR="007C62E0" w:rsidRPr="007C62E0" w:rsidRDefault="007C62E0" w:rsidP="007C62E0">
      <w:pPr>
        <w:numPr>
          <w:ilvl w:val="0"/>
          <w:numId w:val="8"/>
        </w:numPr>
        <w:rPr>
          <w:lang w:val="en-US"/>
        </w:rPr>
      </w:pPr>
      <w:r w:rsidRPr="007C62E0">
        <w:rPr>
          <w:b/>
          <w:bCs/>
          <w:lang w:val="en-US"/>
        </w:rPr>
        <w:t>Competitor research</w:t>
      </w:r>
      <w:r w:rsidRPr="007C62E0">
        <w:rPr>
          <w:lang w:val="en-US"/>
        </w:rPr>
        <w:t xml:space="preserve"> - Analyze 5-10 competing healthcare providers' websites</w:t>
      </w:r>
    </w:p>
    <w:p w14:paraId="541F6CC2" w14:textId="77777777" w:rsidR="007C62E0" w:rsidRPr="007C62E0" w:rsidRDefault="007C62E0" w:rsidP="007C62E0">
      <w:pPr>
        <w:numPr>
          <w:ilvl w:val="0"/>
          <w:numId w:val="8"/>
        </w:numPr>
        <w:rPr>
          <w:lang w:val="en-US"/>
        </w:rPr>
      </w:pPr>
      <w:r w:rsidRPr="007C62E0">
        <w:rPr>
          <w:b/>
          <w:bCs/>
          <w:lang w:val="en-US"/>
        </w:rPr>
        <w:t>Goals definition</w:t>
      </w:r>
      <w:r w:rsidRPr="007C62E0">
        <w:rPr>
          <w:lang w:val="en-US"/>
        </w:rPr>
        <w:t xml:space="preserve"> - Appointment bookings, patient education, credibility building</w:t>
      </w:r>
    </w:p>
    <w:p w14:paraId="549C4251" w14:textId="77777777" w:rsidR="007C62E0" w:rsidRPr="007C62E0" w:rsidRDefault="007C62E0" w:rsidP="007C62E0">
      <w:pPr>
        <w:numPr>
          <w:ilvl w:val="0"/>
          <w:numId w:val="8"/>
        </w:numPr>
        <w:rPr>
          <w:lang w:val="en-US"/>
        </w:rPr>
      </w:pPr>
      <w:r w:rsidRPr="007C62E0">
        <w:rPr>
          <w:b/>
          <w:bCs/>
          <w:lang w:val="en-US"/>
        </w:rPr>
        <w:t>Compliance requirements</w:t>
      </w:r>
      <w:r w:rsidRPr="007C62E0">
        <w:rPr>
          <w:lang w:val="en-US"/>
        </w:rPr>
        <w:t xml:space="preserve"> - HIPAA, GDPR, accessibility standards (WCAG 2.1)</w:t>
      </w:r>
    </w:p>
    <w:p w14:paraId="09A8F03A" w14:textId="77777777" w:rsidR="007C62E0" w:rsidRPr="007C62E0" w:rsidRDefault="007C62E0" w:rsidP="007C62E0">
      <w:pPr>
        <w:numPr>
          <w:ilvl w:val="0"/>
          <w:numId w:val="8"/>
        </w:numPr>
        <w:rPr>
          <w:lang w:val="en-US"/>
        </w:rPr>
      </w:pPr>
      <w:r w:rsidRPr="007C62E0">
        <w:rPr>
          <w:b/>
          <w:bCs/>
          <w:lang w:val="en-US"/>
        </w:rPr>
        <w:t>Content audit</w:t>
      </w:r>
      <w:r w:rsidRPr="007C62E0">
        <w:rPr>
          <w:lang w:val="en-US"/>
        </w:rPr>
        <w:t xml:space="preserve"> - </w:t>
      </w:r>
      <w:proofErr w:type="gramStart"/>
      <w:r w:rsidRPr="007C62E0">
        <w:rPr>
          <w:lang w:val="en-US"/>
        </w:rPr>
        <w:t>List</w:t>
      </w:r>
      <w:proofErr w:type="gramEnd"/>
      <w:r w:rsidRPr="007C62E0">
        <w:rPr>
          <w:lang w:val="en-US"/>
        </w:rPr>
        <w:t xml:space="preserve"> all existing materials (bios, credentials, service descriptions)</w:t>
      </w:r>
    </w:p>
    <w:p w14:paraId="31148988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Technical Planning</w:t>
      </w:r>
    </w:p>
    <w:p w14:paraId="7BED038A" w14:textId="77777777" w:rsidR="007C62E0" w:rsidRPr="007C62E0" w:rsidRDefault="007C62E0" w:rsidP="007C62E0">
      <w:pPr>
        <w:numPr>
          <w:ilvl w:val="0"/>
          <w:numId w:val="9"/>
        </w:numPr>
        <w:rPr>
          <w:lang w:val="en-US"/>
        </w:rPr>
      </w:pPr>
      <w:r w:rsidRPr="007C62E0">
        <w:rPr>
          <w:b/>
          <w:bCs/>
          <w:lang w:val="en-US"/>
        </w:rPr>
        <w:t>Domain name selection</w:t>
      </w:r>
      <w:r w:rsidRPr="007C62E0">
        <w:rPr>
          <w:lang w:val="en-US"/>
        </w:rPr>
        <w:t xml:space="preserve"> - Professional, memorable, ideally includes specialty or name</w:t>
      </w:r>
    </w:p>
    <w:p w14:paraId="4EADBCDE" w14:textId="77777777" w:rsidR="007C62E0" w:rsidRPr="007C62E0" w:rsidRDefault="007C62E0" w:rsidP="007C62E0">
      <w:pPr>
        <w:numPr>
          <w:ilvl w:val="0"/>
          <w:numId w:val="9"/>
        </w:numPr>
        <w:rPr>
          <w:lang w:val="en-US"/>
        </w:rPr>
      </w:pPr>
      <w:r w:rsidRPr="007C62E0">
        <w:rPr>
          <w:b/>
          <w:bCs/>
          <w:lang w:val="en-US"/>
        </w:rPr>
        <w:t>Hosting requirements</w:t>
      </w:r>
      <w:r w:rsidRPr="007C62E0">
        <w:rPr>
          <w:lang w:val="en-US"/>
        </w:rPr>
        <w:t xml:space="preserve"> - HIPAA-compliant hosting if handling patient data</w:t>
      </w:r>
    </w:p>
    <w:p w14:paraId="7A3374AD" w14:textId="77777777" w:rsidR="007C62E0" w:rsidRPr="007C62E0" w:rsidRDefault="007C62E0" w:rsidP="007C62E0">
      <w:pPr>
        <w:numPr>
          <w:ilvl w:val="0"/>
          <w:numId w:val="9"/>
        </w:numPr>
        <w:rPr>
          <w:lang w:val="en-US"/>
        </w:rPr>
      </w:pPr>
      <w:r w:rsidRPr="007C62E0">
        <w:rPr>
          <w:b/>
          <w:bCs/>
          <w:lang w:val="en-US"/>
        </w:rPr>
        <w:t>Budget allocation</w:t>
      </w:r>
      <w:r w:rsidRPr="007C62E0">
        <w:rPr>
          <w:lang w:val="en-US"/>
        </w:rPr>
        <w:t xml:space="preserve"> - Development, design, ongoing maintenance, marketing</w:t>
      </w:r>
    </w:p>
    <w:p w14:paraId="230FFD7F" w14:textId="77777777" w:rsidR="007C62E0" w:rsidRPr="007C62E0" w:rsidRDefault="007C62E0" w:rsidP="007C62E0">
      <w:pPr>
        <w:numPr>
          <w:ilvl w:val="0"/>
          <w:numId w:val="9"/>
        </w:numPr>
        <w:rPr>
          <w:lang w:val="en-US"/>
        </w:rPr>
      </w:pPr>
      <w:r w:rsidRPr="007C62E0">
        <w:rPr>
          <w:b/>
          <w:bCs/>
          <w:lang w:val="en-US"/>
        </w:rPr>
        <w:t>Timeline creation</w:t>
      </w:r>
      <w:r w:rsidRPr="007C62E0">
        <w:rPr>
          <w:lang w:val="en-US"/>
        </w:rPr>
        <w:t xml:space="preserve"> - Realistic milestones for each phase</w:t>
      </w:r>
    </w:p>
    <w:p w14:paraId="377CB34D" w14:textId="77777777" w:rsidR="007C62E0" w:rsidRPr="007C62E0" w:rsidRDefault="007C62E0" w:rsidP="007C62E0">
      <w:pPr>
        <w:numPr>
          <w:ilvl w:val="0"/>
          <w:numId w:val="9"/>
        </w:numPr>
        <w:rPr>
          <w:lang w:val="en-US"/>
        </w:rPr>
      </w:pPr>
      <w:r w:rsidRPr="007C62E0">
        <w:rPr>
          <w:b/>
          <w:bCs/>
          <w:lang w:val="en-US"/>
        </w:rPr>
        <w:t>Technology stack decision</w:t>
      </w:r>
      <w:r w:rsidRPr="007C62E0">
        <w:rPr>
          <w:lang w:val="en-US"/>
        </w:rPr>
        <w:t xml:space="preserve"> - CMS (WordPress, custom build), frameworks, tools</w:t>
      </w:r>
    </w:p>
    <w:p w14:paraId="45F7535C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Sitemap &amp; Features</w:t>
      </w:r>
    </w:p>
    <w:p w14:paraId="3C45C7B7" w14:textId="77777777" w:rsidR="007C62E0" w:rsidRPr="007C62E0" w:rsidRDefault="007C62E0" w:rsidP="007C62E0">
      <w:pPr>
        <w:numPr>
          <w:ilvl w:val="0"/>
          <w:numId w:val="10"/>
        </w:numPr>
        <w:rPr>
          <w:lang w:val="en-US"/>
        </w:rPr>
      </w:pPr>
      <w:r w:rsidRPr="007C62E0">
        <w:rPr>
          <w:b/>
          <w:bCs/>
          <w:lang w:val="en-US"/>
        </w:rPr>
        <w:t>Site structure</w:t>
      </w:r>
      <w:r w:rsidRPr="007C62E0">
        <w:rPr>
          <w:lang w:val="en-US"/>
        </w:rPr>
        <w:t xml:space="preserve"> - Homepage, About, Services, Blog, Contact, Patient Portal</w:t>
      </w:r>
    </w:p>
    <w:p w14:paraId="5C0B8268" w14:textId="77777777" w:rsidR="007C62E0" w:rsidRPr="007C62E0" w:rsidRDefault="007C62E0" w:rsidP="007C62E0">
      <w:pPr>
        <w:numPr>
          <w:ilvl w:val="0"/>
          <w:numId w:val="10"/>
        </w:numPr>
        <w:rPr>
          <w:lang w:val="en-US"/>
        </w:rPr>
      </w:pPr>
      <w:r w:rsidRPr="007C62E0">
        <w:rPr>
          <w:b/>
          <w:bCs/>
          <w:lang w:val="en-US"/>
        </w:rPr>
        <w:t>Feature list</w:t>
      </w:r>
      <w:r w:rsidRPr="007C62E0">
        <w:rPr>
          <w:lang w:val="en-US"/>
        </w:rPr>
        <w:t xml:space="preserve"> - Online booking, forms, telehealth integration, payment processing</w:t>
      </w:r>
    </w:p>
    <w:p w14:paraId="4096C232" w14:textId="77777777" w:rsidR="007C62E0" w:rsidRPr="007C62E0" w:rsidRDefault="007C62E0" w:rsidP="007C62E0">
      <w:pPr>
        <w:numPr>
          <w:ilvl w:val="0"/>
          <w:numId w:val="10"/>
        </w:numPr>
        <w:rPr>
          <w:lang w:val="en-US"/>
        </w:rPr>
      </w:pPr>
      <w:r w:rsidRPr="007C62E0">
        <w:rPr>
          <w:b/>
          <w:bCs/>
          <w:lang w:val="en-US"/>
        </w:rPr>
        <w:t>User journey mapping</w:t>
      </w:r>
      <w:r w:rsidRPr="007C62E0">
        <w:rPr>
          <w:lang w:val="en-US"/>
        </w:rPr>
        <w:t xml:space="preserve"> - How patients flow from landing to booking appointment</w:t>
      </w:r>
    </w:p>
    <w:p w14:paraId="72A4E003" w14:textId="77777777" w:rsidR="007C62E0" w:rsidRPr="007C62E0" w:rsidRDefault="007C62E0" w:rsidP="007C62E0">
      <w:pPr>
        <w:rPr>
          <w:lang w:val="en-US"/>
        </w:rPr>
      </w:pPr>
      <w:r w:rsidRPr="007C62E0">
        <w:rPr>
          <w:lang w:val="en-US"/>
        </w:rPr>
        <w:pict w14:anchorId="7F32F480">
          <v:rect id="_x0000_i1067" style="width:0;height:1.5pt" o:hralign="center" o:hrstd="t" o:hr="t" fillcolor="#a0a0a0" stroked="f"/>
        </w:pict>
      </w:r>
    </w:p>
    <w:p w14:paraId="3A32C9DA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Phase 2: Design &amp; Branding (2-3 weeks)</w:t>
      </w:r>
    </w:p>
    <w:p w14:paraId="4976864A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Visual Identity</w:t>
      </w:r>
    </w:p>
    <w:p w14:paraId="630A9368" w14:textId="77777777" w:rsidR="007C62E0" w:rsidRPr="007C62E0" w:rsidRDefault="007C62E0" w:rsidP="007C62E0">
      <w:pPr>
        <w:numPr>
          <w:ilvl w:val="0"/>
          <w:numId w:val="11"/>
        </w:numPr>
        <w:rPr>
          <w:lang w:val="en-US"/>
        </w:rPr>
      </w:pPr>
      <w:r w:rsidRPr="007C62E0">
        <w:rPr>
          <w:b/>
          <w:bCs/>
          <w:lang w:val="en-US"/>
        </w:rPr>
        <w:lastRenderedPageBreak/>
        <w:t>Logo design</w:t>
      </w:r>
      <w:r w:rsidRPr="007C62E0">
        <w:rPr>
          <w:lang w:val="en-US"/>
        </w:rPr>
        <w:t xml:space="preserve"> - Professional, trust-inspiring, memorable</w:t>
      </w:r>
    </w:p>
    <w:p w14:paraId="27C5E469" w14:textId="77777777" w:rsidR="007C62E0" w:rsidRPr="007C62E0" w:rsidRDefault="007C62E0" w:rsidP="007C62E0">
      <w:pPr>
        <w:numPr>
          <w:ilvl w:val="0"/>
          <w:numId w:val="11"/>
        </w:numPr>
        <w:rPr>
          <w:lang w:val="en-US"/>
        </w:rPr>
      </w:pPr>
      <w:r w:rsidRPr="007C62E0">
        <w:rPr>
          <w:b/>
          <w:bCs/>
          <w:lang w:val="en-US"/>
        </w:rPr>
        <w:t>Color palette</w:t>
      </w:r>
      <w:r w:rsidRPr="007C62E0">
        <w:rPr>
          <w:lang w:val="en-US"/>
        </w:rPr>
        <w:t xml:space="preserve"> - Often blues/greens for healthcare (trust, calm, health)</w:t>
      </w:r>
    </w:p>
    <w:p w14:paraId="6DD84BA3" w14:textId="77777777" w:rsidR="007C62E0" w:rsidRPr="007C62E0" w:rsidRDefault="007C62E0" w:rsidP="007C62E0">
      <w:pPr>
        <w:numPr>
          <w:ilvl w:val="0"/>
          <w:numId w:val="11"/>
        </w:numPr>
        <w:rPr>
          <w:lang w:val="en-US"/>
        </w:rPr>
      </w:pPr>
      <w:r w:rsidRPr="007C62E0">
        <w:rPr>
          <w:b/>
          <w:bCs/>
          <w:lang w:val="en-US"/>
        </w:rPr>
        <w:t>Typography</w:t>
      </w:r>
      <w:r w:rsidRPr="007C62E0">
        <w:rPr>
          <w:lang w:val="en-US"/>
        </w:rPr>
        <w:t xml:space="preserve"> - Readable, professional fonts for body and headings</w:t>
      </w:r>
    </w:p>
    <w:p w14:paraId="1DDA8E99" w14:textId="77777777" w:rsidR="007C62E0" w:rsidRPr="007C62E0" w:rsidRDefault="007C62E0" w:rsidP="007C62E0">
      <w:pPr>
        <w:numPr>
          <w:ilvl w:val="0"/>
          <w:numId w:val="11"/>
        </w:numPr>
        <w:rPr>
          <w:lang w:val="en-US"/>
        </w:rPr>
      </w:pPr>
      <w:r w:rsidRPr="007C62E0">
        <w:rPr>
          <w:b/>
          <w:bCs/>
          <w:lang w:val="en-US"/>
        </w:rPr>
        <w:t>Photography strategy</w:t>
      </w:r>
      <w:r w:rsidRPr="007C62E0">
        <w:rPr>
          <w:lang w:val="en-US"/>
        </w:rPr>
        <w:t xml:space="preserve"> - Professional photos vs. stock, patient consent forms</w:t>
      </w:r>
    </w:p>
    <w:p w14:paraId="649D4A16" w14:textId="77777777" w:rsidR="007C62E0" w:rsidRPr="007C62E0" w:rsidRDefault="007C62E0" w:rsidP="007C62E0">
      <w:pPr>
        <w:numPr>
          <w:ilvl w:val="0"/>
          <w:numId w:val="11"/>
        </w:numPr>
        <w:rPr>
          <w:lang w:val="en-US"/>
        </w:rPr>
      </w:pPr>
      <w:r w:rsidRPr="007C62E0">
        <w:rPr>
          <w:b/>
          <w:bCs/>
          <w:lang w:val="en-US"/>
        </w:rPr>
        <w:t>Brand guidelines document</w:t>
      </w:r>
      <w:r w:rsidRPr="007C62E0">
        <w:rPr>
          <w:lang w:val="en-US"/>
        </w:rPr>
        <w:t xml:space="preserve"> - Ensures consistency across all materials</w:t>
      </w:r>
    </w:p>
    <w:p w14:paraId="01302B47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Wireframing</w:t>
      </w:r>
    </w:p>
    <w:p w14:paraId="2FF8EAE2" w14:textId="77777777" w:rsidR="007C62E0" w:rsidRPr="007C62E0" w:rsidRDefault="007C62E0" w:rsidP="007C62E0">
      <w:pPr>
        <w:numPr>
          <w:ilvl w:val="0"/>
          <w:numId w:val="12"/>
        </w:numPr>
        <w:rPr>
          <w:lang w:val="en-US"/>
        </w:rPr>
      </w:pPr>
      <w:r w:rsidRPr="007C62E0">
        <w:rPr>
          <w:b/>
          <w:bCs/>
          <w:lang w:val="en-US"/>
        </w:rPr>
        <w:t>Low-fidelity sketches</w:t>
      </w:r>
      <w:r w:rsidRPr="007C62E0">
        <w:rPr>
          <w:lang w:val="en-US"/>
        </w:rPr>
        <w:t xml:space="preserve"> - Basic layout structure for each page type</w:t>
      </w:r>
    </w:p>
    <w:p w14:paraId="7B579A65" w14:textId="77777777" w:rsidR="007C62E0" w:rsidRPr="007C62E0" w:rsidRDefault="007C62E0" w:rsidP="007C62E0">
      <w:pPr>
        <w:numPr>
          <w:ilvl w:val="0"/>
          <w:numId w:val="12"/>
        </w:numPr>
        <w:rPr>
          <w:lang w:val="en-US"/>
        </w:rPr>
      </w:pPr>
      <w:r w:rsidRPr="007C62E0">
        <w:rPr>
          <w:b/>
          <w:bCs/>
          <w:lang w:val="en-US"/>
        </w:rPr>
        <w:t>Information hierarchy</w:t>
      </w:r>
      <w:r w:rsidRPr="007C62E0">
        <w:rPr>
          <w:lang w:val="en-US"/>
        </w:rPr>
        <w:t xml:space="preserve"> - Most important info (contact, services) prominent</w:t>
      </w:r>
    </w:p>
    <w:p w14:paraId="6ACB062B" w14:textId="77777777" w:rsidR="007C62E0" w:rsidRPr="007C62E0" w:rsidRDefault="007C62E0" w:rsidP="007C62E0">
      <w:pPr>
        <w:numPr>
          <w:ilvl w:val="0"/>
          <w:numId w:val="12"/>
        </w:numPr>
        <w:rPr>
          <w:lang w:val="en-US"/>
        </w:rPr>
      </w:pPr>
      <w:r w:rsidRPr="007C62E0">
        <w:rPr>
          <w:b/>
          <w:bCs/>
          <w:lang w:val="en-US"/>
        </w:rPr>
        <w:t>Mobile-first approach</w:t>
      </w:r>
      <w:r w:rsidRPr="007C62E0">
        <w:rPr>
          <w:lang w:val="en-US"/>
        </w:rPr>
        <w:t xml:space="preserve"> - Design for mobile screens first, then scale up</w:t>
      </w:r>
    </w:p>
    <w:p w14:paraId="09B89064" w14:textId="77777777" w:rsidR="007C62E0" w:rsidRPr="007C62E0" w:rsidRDefault="007C62E0" w:rsidP="007C62E0">
      <w:pPr>
        <w:numPr>
          <w:ilvl w:val="0"/>
          <w:numId w:val="12"/>
        </w:numPr>
        <w:rPr>
          <w:lang w:val="en-US"/>
        </w:rPr>
      </w:pPr>
      <w:r w:rsidRPr="007C62E0">
        <w:rPr>
          <w:b/>
          <w:bCs/>
          <w:lang w:val="en-US"/>
        </w:rPr>
        <w:t>Accessibility considerations</w:t>
      </w:r>
      <w:r w:rsidRPr="007C62E0">
        <w:rPr>
          <w:lang w:val="en-US"/>
        </w:rPr>
        <w:t xml:space="preserve"> - Contrast ratios, text sizes, navigation clarity</w:t>
      </w:r>
    </w:p>
    <w:p w14:paraId="08880E0B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High-Fidelity Mockups</w:t>
      </w:r>
    </w:p>
    <w:p w14:paraId="668F7AEF" w14:textId="77777777" w:rsidR="007C62E0" w:rsidRPr="007C62E0" w:rsidRDefault="007C62E0" w:rsidP="007C62E0">
      <w:pPr>
        <w:numPr>
          <w:ilvl w:val="0"/>
          <w:numId w:val="13"/>
        </w:numPr>
        <w:rPr>
          <w:lang w:val="en-US"/>
        </w:rPr>
      </w:pPr>
      <w:r w:rsidRPr="007C62E0">
        <w:rPr>
          <w:b/>
          <w:bCs/>
          <w:lang w:val="en-US"/>
        </w:rPr>
        <w:t>Desktop designs</w:t>
      </w:r>
      <w:r w:rsidRPr="007C62E0">
        <w:rPr>
          <w:lang w:val="en-US"/>
        </w:rPr>
        <w:t xml:space="preserve"> - Full visual designs for all main pages</w:t>
      </w:r>
    </w:p>
    <w:p w14:paraId="296C12D8" w14:textId="77777777" w:rsidR="007C62E0" w:rsidRPr="007C62E0" w:rsidRDefault="007C62E0" w:rsidP="007C62E0">
      <w:pPr>
        <w:numPr>
          <w:ilvl w:val="0"/>
          <w:numId w:val="13"/>
        </w:numPr>
        <w:rPr>
          <w:lang w:val="en-US"/>
        </w:rPr>
      </w:pPr>
      <w:r w:rsidRPr="007C62E0">
        <w:rPr>
          <w:b/>
          <w:bCs/>
          <w:lang w:val="en-US"/>
        </w:rPr>
        <w:t>Mobile designs</w:t>
      </w:r>
      <w:r w:rsidRPr="007C62E0">
        <w:rPr>
          <w:lang w:val="en-US"/>
        </w:rPr>
        <w:t xml:space="preserve"> - Responsive versions showing how layout adapts</w:t>
      </w:r>
    </w:p>
    <w:p w14:paraId="321BB126" w14:textId="77777777" w:rsidR="007C62E0" w:rsidRPr="007C62E0" w:rsidRDefault="007C62E0" w:rsidP="007C62E0">
      <w:pPr>
        <w:numPr>
          <w:ilvl w:val="0"/>
          <w:numId w:val="13"/>
        </w:numPr>
        <w:rPr>
          <w:lang w:val="en-US"/>
        </w:rPr>
      </w:pPr>
      <w:r w:rsidRPr="007C62E0">
        <w:rPr>
          <w:b/>
          <w:bCs/>
          <w:lang w:val="en-US"/>
        </w:rPr>
        <w:t>Interactive elements</w:t>
      </w:r>
      <w:r w:rsidRPr="007C62E0">
        <w:rPr>
          <w:lang w:val="en-US"/>
        </w:rPr>
        <w:t xml:space="preserve"> - Buttons, forms, hover states, animations</w:t>
      </w:r>
    </w:p>
    <w:p w14:paraId="6B67DFFC" w14:textId="77777777" w:rsidR="007C62E0" w:rsidRPr="007C62E0" w:rsidRDefault="007C62E0" w:rsidP="007C62E0">
      <w:pPr>
        <w:numPr>
          <w:ilvl w:val="0"/>
          <w:numId w:val="13"/>
        </w:numPr>
        <w:rPr>
          <w:lang w:val="en-US"/>
        </w:rPr>
      </w:pPr>
      <w:r w:rsidRPr="007C62E0">
        <w:rPr>
          <w:b/>
          <w:bCs/>
          <w:lang w:val="en-US"/>
        </w:rPr>
        <w:t>Style guide</w:t>
      </w:r>
      <w:r w:rsidRPr="007C62E0">
        <w:rPr>
          <w:lang w:val="en-US"/>
        </w:rPr>
        <w:t xml:space="preserve"> - Component library for developers to reference</w:t>
      </w:r>
    </w:p>
    <w:p w14:paraId="0B08B6F1" w14:textId="77777777" w:rsidR="007C62E0" w:rsidRPr="007C62E0" w:rsidRDefault="007C62E0" w:rsidP="007C62E0">
      <w:pPr>
        <w:rPr>
          <w:lang w:val="en-US"/>
        </w:rPr>
      </w:pPr>
      <w:r w:rsidRPr="007C62E0">
        <w:rPr>
          <w:lang w:val="en-US"/>
        </w:rPr>
        <w:pict w14:anchorId="60DAD7CC">
          <v:rect id="_x0000_i1068" style="width:0;height:1.5pt" o:hralign="center" o:hrstd="t" o:hr="t" fillcolor="#a0a0a0" stroked="f"/>
        </w:pict>
      </w:r>
    </w:p>
    <w:p w14:paraId="685F00B5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Phase 3: Content Creation (2-4 weeks)</w:t>
      </w:r>
    </w:p>
    <w:p w14:paraId="1FAB12B2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Written Content</w:t>
      </w:r>
    </w:p>
    <w:p w14:paraId="00F90292" w14:textId="77777777" w:rsidR="007C62E0" w:rsidRPr="007C62E0" w:rsidRDefault="007C62E0" w:rsidP="007C62E0">
      <w:pPr>
        <w:numPr>
          <w:ilvl w:val="0"/>
          <w:numId w:val="14"/>
        </w:numPr>
        <w:rPr>
          <w:lang w:val="en-US"/>
        </w:rPr>
      </w:pPr>
      <w:r w:rsidRPr="007C62E0">
        <w:rPr>
          <w:b/>
          <w:bCs/>
          <w:lang w:val="en-US"/>
        </w:rPr>
        <w:t>Homepage copy</w:t>
      </w:r>
      <w:r w:rsidRPr="007C62E0">
        <w:rPr>
          <w:lang w:val="en-US"/>
        </w:rPr>
        <w:t xml:space="preserve"> - Clear value proposition, services overview, trust signals</w:t>
      </w:r>
    </w:p>
    <w:p w14:paraId="6BE44E96" w14:textId="77777777" w:rsidR="007C62E0" w:rsidRPr="007C62E0" w:rsidRDefault="007C62E0" w:rsidP="007C62E0">
      <w:pPr>
        <w:numPr>
          <w:ilvl w:val="0"/>
          <w:numId w:val="14"/>
        </w:numPr>
        <w:rPr>
          <w:lang w:val="en-US"/>
        </w:rPr>
      </w:pPr>
      <w:r w:rsidRPr="007C62E0">
        <w:rPr>
          <w:b/>
          <w:bCs/>
          <w:lang w:val="en-US"/>
        </w:rPr>
        <w:t>About page</w:t>
      </w:r>
      <w:r w:rsidRPr="007C62E0">
        <w:rPr>
          <w:lang w:val="en-US"/>
        </w:rPr>
        <w:t xml:space="preserve"> - Professional bio, credentials, education, philosophy of care</w:t>
      </w:r>
    </w:p>
    <w:p w14:paraId="30A7CF80" w14:textId="77777777" w:rsidR="007C62E0" w:rsidRPr="007C62E0" w:rsidRDefault="007C62E0" w:rsidP="007C62E0">
      <w:pPr>
        <w:numPr>
          <w:ilvl w:val="0"/>
          <w:numId w:val="14"/>
        </w:numPr>
        <w:rPr>
          <w:lang w:val="en-US"/>
        </w:rPr>
      </w:pPr>
      <w:r w:rsidRPr="007C62E0">
        <w:rPr>
          <w:b/>
          <w:bCs/>
          <w:lang w:val="en-US"/>
        </w:rPr>
        <w:t>Services pages</w:t>
      </w:r>
      <w:r w:rsidRPr="007C62E0">
        <w:rPr>
          <w:lang w:val="en-US"/>
        </w:rPr>
        <w:t xml:space="preserve"> - Detailed descriptions of each service offered (SEO-optimized)</w:t>
      </w:r>
    </w:p>
    <w:p w14:paraId="30D01C05" w14:textId="77777777" w:rsidR="007C62E0" w:rsidRPr="007C62E0" w:rsidRDefault="007C62E0" w:rsidP="007C62E0">
      <w:pPr>
        <w:numPr>
          <w:ilvl w:val="0"/>
          <w:numId w:val="14"/>
        </w:numPr>
        <w:rPr>
          <w:lang w:val="en-US"/>
        </w:rPr>
      </w:pPr>
      <w:r w:rsidRPr="007C62E0">
        <w:rPr>
          <w:b/>
          <w:bCs/>
          <w:lang w:val="en-US"/>
        </w:rPr>
        <w:t>FAQ section</w:t>
      </w:r>
      <w:r w:rsidRPr="007C62E0">
        <w:rPr>
          <w:lang w:val="en-US"/>
        </w:rPr>
        <w:t xml:space="preserve"> - Common patient questions about procedures, insurance, policies</w:t>
      </w:r>
    </w:p>
    <w:p w14:paraId="3ACFC056" w14:textId="77777777" w:rsidR="007C62E0" w:rsidRPr="007C62E0" w:rsidRDefault="007C62E0" w:rsidP="007C62E0">
      <w:pPr>
        <w:numPr>
          <w:ilvl w:val="0"/>
          <w:numId w:val="14"/>
        </w:numPr>
        <w:rPr>
          <w:lang w:val="en-US"/>
        </w:rPr>
      </w:pPr>
      <w:r w:rsidRPr="007C62E0">
        <w:rPr>
          <w:b/>
          <w:bCs/>
          <w:lang w:val="en-US"/>
        </w:rPr>
        <w:t>Blog content</w:t>
      </w:r>
      <w:r w:rsidRPr="007C62E0">
        <w:rPr>
          <w:lang w:val="en-US"/>
        </w:rPr>
        <w:t xml:space="preserve"> - 5-10 initial articles on relevant health topics</w:t>
      </w:r>
    </w:p>
    <w:p w14:paraId="4F1278E2" w14:textId="77777777" w:rsidR="007C62E0" w:rsidRPr="007C62E0" w:rsidRDefault="007C62E0" w:rsidP="007C62E0">
      <w:pPr>
        <w:numPr>
          <w:ilvl w:val="0"/>
          <w:numId w:val="14"/>
        </w:numPr>
        <w:rPr>
          <w:lang w:val="en-US"/>
        </w:rPr>
      </w:pPr>
      <w:r w:rsidRPr="007C62E0">
        <w:rPr>
          <w:b/>
          <w:bCs/>
          <w:lang w:val="en-US"/>
        </w:rPr>
        <w:t>Legal pages</w:t>
      </w:r>
      <w:r w:rsidRPr="007C62E0">
        <w:rPr>
          <w:lang w:val="en-US"/>
        </w:rPr>
        <w:t xml:space="preserve"> - Privacy policy, terms of use, HIPAA notice, disclaimer</w:t>
      </w:r>
    </w:p>
    <w:p w14:paraId="12B4678C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Media Assets</w:t>
      </w:r>
    </w:p>
    <w:p w14:paraId="2DF5197D" w14:textId="77777777" w:rsidR="007C62E0" w:rsidRPr="007C62E0" w:rsidRDefault="007C62E0" w:rsidP="007C62E0">
      <w:pPr>
        <w:numPr>
          <w:ilvl w:val="0"/>
          <w:numId w:val="15"/>
        </w:numPr>
        <w:rPr>
          <w:lang w:val="en-US"/>
        </w:rPr>
      </w:pPr>
      <w:r w:rsidRPr="007C62E0">
        <w:rPr>
          <w:b/>
          <w:bCs/>
          <w:lang w:val="en-US"/>
        </w:rPr>
        <w:t>Professional photography</w:t>
      </w:r>
      <w:r w:rsidRPr="007C62E0">
        <w:rPr>
          <w:lang w:val="en-US"/>
        </w:rPr>
        <w:t xml:space="preserve"> - Headshots, office photos, team photos</w:t>
      </w:r>
    </w:p>
    <w:p w14:paraId="2EDF89A8" w14:textId="77777777" w:rsidR="007C62E0" w:rsidRPr="007C62E0" w:rsidRDefault="007C62E0" w:rsidP="007C62E0">
      <w:pPr>
        <w:numPr>
          <w:ilvl w:val="0"/>
          <w:numId w:val="15"/>
        </w:numPr>
        <w:rPr>
          <w:lang w:val="en-US"/>
        </w:rPr>
      </w:pPr>
      <w:r w:rsidRPr="007C62E0">
        <w:rPr>
          <w:b/>
          <w:bCs/>
          <w:lang w:val="en-US"/>
        </w:rPr>
        <w:t>Video content</w:t>
      </w:r>
      <w:r w:rsidRPr="007C62E0">
        <w:rPr>
          <w:lang w:val="en-US"/>
        </w:rPr>
        <w:t xml:space="preserve"> - Welcome video, procedure explanations, testimonials</w:t>
      </w:r>
    </w:p>
    <w:p w14:paraId="50B0C32E" w14:textId="77777777" w:rsidR="007C62E0" w:rsidRPr="007C62E0" w:rsidRDefault="007C62E0" w:rsidP="007C62E0">
      <w:pPr>
        <w:numPr>
          <w:ilvl w:val="0"/>
          <w:numId w:val="15"/>
        </w:numPr>
        <w:rPr>
          <w:lang w:val="en-US"/>
        </w:rPr>
      </w:pPr>
      <w:r w:rsidRPr="007C62E0">
        <w:rPr>
          <w:b/>
          <w:bCs/>
          <w:lang w:val="en-US"/>
        </w:rPr>
        <w:t>Infographics</w:t>
      </w:r>
      <w:r w:rsidRPr="007C62E0">
        <w:rPr>
          <w:lang w:val="en-US"/>
        </w:rPr>
        <w:t xml:space="preserve"> - Visual explanations of conditions or procedures</w:t>
      </w:r>
    </w:p>
    <w:p w14:paraId="283C8AB0" w14:textId="77777777" w:rsidR="007C62E0" w:rsidRPr="007C62E0" w:rsidRDefault="007C62E0" w:rsidP="007C62E0">
      <w:pPr>
        <w:numPr>
          <w:ilvl w:val="0"/>
          <w:numId w:val="15"/>
        </w:numPr>
        <w:rPr>
          <w:lang w:val="en-US"/>
        </w:rPr>
      </w:pPr>
      <w:r w:rsidRPr="007C62E0">
        <w:rPr>
          <w:b/>
          <w:bCs/>
          <w:lang w:val="en-US"/>
        </w:rPr>
        <w:t>Icons and illustrations</w:t>
      </w:r>
      <w:r w:rsidRPr="007C62E0">
        <w:rPr>
          <w:lang w:val="en-US"/>
        </w:rPr>
        <w:t xml:space="preserve"> - Custom or licensed graphics for services</w:t>
      </w:r>
    </w:p>
    <w:p w14:paraId="35A146A6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SEO Optimization</w:t>
      </w:r>
    </w:p>
    <w:p w14:paraId="07201770" w14:textId="77777777" w:rsidR="007C62E0" w:rsidRPr="007C62E0" w:rsidRDefault="007C62E0" w:rsidP="007C62E0">
      <w:pPr>
        <w:numPr>
          <w:ilvl w:val="0"/>
          <w:numId w:val="16"/>
        </w:numPr>
        <w:rPr>
          <w:lang w:val="en-US"/>
        </w:rPr>
      </w:pPr>
      <w:r w:rsidRPr="007C62E0">
        <w:rPr>
          <w:b/>
          <w:bCs/>
          <w:lang w:val="en-US"/>
        </w:rPr>
        <w:t>Keyword research</w:t>
      </w:r>
      <w:r w:rsidRPr="007C62E0">
        <w:rPr>
          <w:lang w:val="en-US"/>
        </w:rPr>
        <w:t xml:space="preserve"> - Target terms patients search for</w:t>
      </w:r>
    </w:p>
    <w:p w14:paraId="752FE1F3" w14:textId="77777777" w:rsidR="007C62E0" w:rsidRPr="007C62E0" w:rsidRDefault="007C62E0" w:rsidP="007C62E0">
      <w:pPr>
        <w:numPr>
          <w:ilvl w:val="0"/>
          <w:numId w:val="16"/>
        </w:numPr>
        <w:rPr>
          <w:lang w:val="en-US"/>
        </w:rPr>
      </w:pPr>
      <w:r w:rsidRPr="007C62E0">
        <w:rPr>
          <w:b/>
          <w:bCs/>
          <w:lang w:val="en-US"/>
        </w:rPr>
        <w:lastRenderedPageBreak/>
        <w:t>Meta descriptions</w:t>
      </w:r>
      <w:r w:rsidRPr="007C62E0">
        <w:rPr>
          <w:lang w:val="en-US"/>
        </w:rPr>
        <w:t xml:space="preserve"> - Compelling 155-character summaries for each page</w:t>
      </w:r>
    </w:p>
    <w:p w14:paraId="48FC254E" w14:textId="77777777" w:rsidR="007C62E0" w:rsidRPr="007C62E0" w:rsidRDefault="007C62E0" w:rsidP="007C62E0">
      <w:pPr>
        <w:numPr>
          <w:ilvl w:val="0"/>
          <w:numId w:val="16"/>
        </w:numPr>
        <w:rPr>
          <w:lang w:val="en-US"/>
        </w:rPr>
      </w:pPr>
      <w:r w:rsidRPr="007C62E0">
        <w:rPr>
          <w:b/>
          <w:bCs/>
          <w:lang w:val="en-US"/>
        </w:rPr>
        <w:t>Alt text for images</w:t>
      </w:r>
      <w:r w:rsidRPr="007C62E0">
        <w:rPr>
          <w:lang w:val="en-US"/>
        </w:rPr>
        <w:t xml:space="preserve"> - Accessibility and SEO benefits</w:t>
      </w:r>
    </w:p>
    <w:p w14:paraId="0C300F42" w14:textId="77777777" w:rsidR="007C62E0" w:rsidRPr="007C62E0" w:rsidRDefault="007C62E0" w:rsidP="007C62E0">
      <w:pPr>
        <w:numPr>
          <w:ilvl w:val="0"/>
          <w:numId w:val="16"/>
        </w:numPr>
        <w:rPr>
          <w:lang w:val="en-US"/>
        </w:rPr>
      </w:pPr>
      <w:r w:rsidRPr="007C62E0">
        <w:rPr>
          <w:b/>
          <w:bCs/>
          <w:lang w:val="en-US"/>
        </w:rPr>
        <w:t>Schema markup</w:t>
      </w:r>
      <w:r w:rsidRPr="007C62E0">
        <w:rPr>
          <w:lang w:val="en-US"/>
        </w:rPr>
        <w:t xml:space="preserve"> - Structured data for medical practice, reviews, hours</w:t>
      </w:r>
    </w:p>
    <w:p w14:paraId="2AC61C5D" w14:textId="77777777" w:rsidR="007C62E0" w:rsidRPr="007C62E0" w:rsidRDefault="007C62E0" w:rsidP="007C62E0">
      <w:pPr>
        <w:rPr>
          <w:lang w:val="en-US"/>
        </w:rPr>
      </w:pPr>
      <w:r w:rsidRPr="007C62E0">
        <w:rPr>
          <w:lang w:val="en-US"/>
        </w:rPr>
        <w:pict w14:anchorId="46958C58">
          <v:rect id="_x0000_i1069" style="width:0;height:1.5pt" o:hralign="center" o:hrstd="t" o:hr="t" fillcolor="#a0a0a0" stroked="f"/>
        </w:pict>
      </w:r>
    </w:p>
    <w:p w14:paraId="0D3AD6E8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Phase 4: Development (3-6 weeks)</w:t>
      </w:r>
    </w:p>
    <w:p w14:paraId="255341D3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Front-End Development</w:t>
      </w:r>
    </w:p>
    <w:p w14:paraId="0610F055" w14:textId="77777777" w:rsidR="007C62E0" w:rsidRPr="007C62E0" w:rsidRDefault="007C62E0" w:rsidP="007C62E0">
      <w:pPr>
        <w:numPr>
          <w:ilvl w:val="0"/>
          <w:numId w:val="17"/>
        </w:numPr>
        <w:rPr>
          <w:lang w:val="en-US"/>
        </w:rPr>
      </w:pPr>
      <w:r w:rsidRPr="007C62E0">
        <w:rPr>
          <w:b/>
          <w:bCs/>
          <w:lang w:val="en-US"/>
        </w:rPr>
        <w:t>HTML/CSS coding</w:t>
      </w:r>
      <w:r w:rsidRPr="007C62E0">
        <w:rPr>
          <w:lang w:val="en-US"/>
        </w:rPr>
        <w:t xml:space="preserve"> - Semantic, clean code following best practices</w:t>
      </w:r>
    </w:p>
    <w:p w14:paraId="52E09497" w14:textId="77777777" w:rsidR="007C62E0" w:rsidRPr="007C62E0" w:rsidRDefault="007C62E0" w:rsidP="007C62E0">
      <w:pPr>
        <w:numPr>
          <w:ilvl w:val="0"/>
          <w:numId w:val="17"/>
        </w:numPr>
        <w:rPr>
          <w:lang w:val="en-US"/>
        </w:rPr>
      </w:pPr>
      <w:r w:rsidRPr="007C62E0">
        <w:rPr>
          <w:b/>
          <w:bCs/>
          <w:lang w:val="en-US"/>
        </w:rPr>
        <w:t>Responsive implementation</w:t>
      </w:r>
      <w:r w:rsidRPr="007C62E0">
        <w:rPr>
          <w:lang w:val="en-US"/>
        </w:rPr>
        <w:t xml:space="preserve"> - Works perfectly on all devices and screen sizes</w:t>
      </w:r>
    </w:p>
    <w:p w14:paraId="0CB1490A" w14:textId="77777777" w:rsidR="007C62E0" w:rsidRPr="007C62E0" w:rsidRDefault="007C62E0" w:rsidP="007C62E0">
      <w:pPr>
        <w:numPr>
          <w:ilvl w:val="0"/>
          <w:numId w:val="17"/>
        </w:numPr>
        <w:rPr>
          <w:lang w:val="en-US"/>
        </w:rPr>
      </w:pPr>
      <w:r w:rsidRPr="007C62E0">
        <w:rPr>
          <w:b/>
          <w:bCs/>
          <w:lang w:val="en-US"/>
        </w:rPr>
        <w:t>Browser testing</w:t>
      </w:r>
      <w:r w:rsidRPr="007C62E0">
        <w:rPr>
          <w:lang w:val="en-US"/>
        </w:rPr>
        <w:t xml:space="preserve"> - Chrome, Safari, Firefox, Edge compatibility</w:t>
      </w:r>
    </w:p>
    <w:p w14:paraId="084BB27E" w14:textId="77777777" w:rsidR="007C62E0" w:rsidRPr="007C62E0" w:rsidRDefault="007C62E0" w:rsidP="007C62E0">
      <w:pPr>
        <w:numPr>
          <w:ilvl w:val="0"/>
          <w:numId w:val="17"/>
        </w:numPr>
        <w:rPr>
          <w:lang w:val="en-US"/>
        </w:rPr>
      </w:pPr>
      <w:r w:rsidRPr="007C62E0">
        <w:rPr>
          <w:b/>
          <w:bCs/>
          <w:lang w:val="en-US"/>
        </w:rPr>
        <w:t>Animation and interactions</w:t>
      </w:r>
      <w:r w:rsidRPr="007C62E0">
        <w:rPr>
          <w:lang w:val="en-US"/>
        </w:rPr>
        <w:t xml:space="preserve"> - Smooth, purposeful micro-interactions</w:t>
      </w:r>
    </w:p>
    <w:p w14:paraId="5B0B458B" w14:textId="77777777" w:rsidR="007C62E0" w:rsidRPr="007C62E0" w:rsidRDefault="007C62E0" w:rsidP="007C62E0">
      <w:pPr>
        <w:numPr>
          <w:ilvl w:val="0"/>
          <w:numId w:val="17"/>
        </w:numPr>
        <w:rPr>
          <w:lang w:val="en-US"/>
        </w:rPr>
      </w:pPr>
      <w:r w:rsidRPr="007C62E0">
        <w:rPr>
          <w:b/>
          <w:bCs/>
          <w:lang w:val="en-US"/>
        </w:rPr>
        <w:t>Performance optimization</w:t>
      </w:r>
      <w:r w:rsidRPr="007C62E0">
        <w:rPr>
          <w:lang w:val="en-US"/>
        </w:rPr>
        <w:t xml:space="preserve"> - Image compression, lazy loading, minification</w:t>
      </w:r>
    </w:p>
    <w:p w14:paraId="5A77C10F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Back-End Development</w:t>
      </w:r>
    </w:p>
    <w:p w14:paraId="3F3634F1" w14:textId="77777777" w:rsidR="007C62E0" w:rsidRPr="007C62E0" w:rsidRDefault="007C62E0" w:rsidP="007C62E0">
      <w:pPr>
        <w:numPr>
          <w:ilvl w:val="0"/>
          <w:numId w:val="18"/>
        </w:numPr>
        <w:rPr>
          <w:lang w:val="en-US"/>
        </w:rPr>
      </w:pPr>
      <w:r w:rsidRPr="007C62E0">
        <w:rPr>
          <w:b/>
          <w:bCs/>
          <w:lang w:val="en-US"/>
        </w:rPr>
        <w:t>CMS setup</w:t>
      </w:r>
      <w:r w:rsidRPr="007C62E0">
        <w:rPr>
          <w:lang w:val="en-US"/>
        </w:rPr>
        <w:t xml:space="preserve"> - WordPress, custom CMS, or headless CMS configuration</w:t>
      </w:r>
    </w:p>
    <w:p w14:paraId="1D99C8E3" w14:textId="77777777" w:rsidR="007C62E0" w:rsidRPr="007C62E0" w:rsidRDefault="007C62E0" w:rsidP="007C62E0">
      <w:pPr>
        <w:numPr>
          <w:ilvl w:val="0"/>
          <w:numId w:val="18"/>
        </w:numPr>
        <w:rPr>
          <w:lang w:val="en-US"/>
        </w:rPr>
      </w:pPr>
      <w:r w:rsidRPr="007C62E0">
        <w:rPr>
          <w:b/>
          <w:bCs/>
          <w:lang w:val="en-US"/>
        </w:rPr>
        <w:t>Database architecture</w:t>
      </w:r>
      <w:r w:rsidRPr="007C62E0">
        <w:rPr>
          <w:lang w:val="en-US"/>
        </w:rPr>
        <w:t xml:space="preserve"> - If storing appointment data, inquiries, etc.</w:t>
      </w:r>
    </w:p>
    <w:p w14:paraId="2FBC5CF2" w14:textId="77777777" w:rsidR="007C62E0" w:rsidRPr="007C62E0" w:rsidRDefault="007C62E0" w:rsidP="007C62E0">
      <w:pPr>
        <w:numPr>
          <w:ilvl w:val="0"/>
          <w:numId w:val="18"/>
        </w:numPr>
        <w:rPr>
          <w:lang w:val="en-US"/>
        </w:rPr>
      </w:pPr>
      <w:r w:rsidRPr="007C62E0">
        <w:rPr>
          <w:b/>
          <w:bCs/>
          <w:lang w:val="en-US"/>
        </w:rPr>
        <w:t>Forms functionality</w:t>
      </w:r>
      <w:r w:rsidRPr="007C62E0">
        <w:rPr>
          <w:lang w:val="en-US"/>
        </w:rPr>
        <w:t xml:space="preserve"> - Contact forms, appointment requests, new patient forms</w:t>
      </w:r>
    </w:p>
    <w:p w14:paraId="68467765" w14:textId="77777777" w:rsidR="007C62E0" w:rsidRPr="007C62E0" w:rsidRDefault="007C62E0" w:rsidP="007C62E0">
      <w:pPr>
        <w:numPr>
          <w:ilvl w:val="0"/>
          <w:numId w:val="18"/>
        </w:numPr>
        <w:rPr>
          <w:lang w:val="en-US"/>
        </w:rPr>
      </w:pPr>
      <w:r w:rsidRPr="007C62E0">
        <w:rPr>
          <w:b/>
          <w:bCs/>
          <w:lang w:val="en-US"/>
        </w:rPr>
        <w:t>Email notifications</w:t>
      </w:r>
      <w:r w:rsidRPr="007C62E0">
        <w:rPr>
          <w:lang w:val="en-US"/>
        </w:rPr>
        <w:t xml:space="preserve"> - Automated responses to form submissions</w:t>
      </w:r>
    </w:p>
    <w:p w14:paraId="725F4278" w14:textId="77777777" w:rsidR="007C62E0" w:rsidRPr="007C62E0" w:rsidRDefault="007C62E0" w:rsidP="007C62E0">
      <w:pPr>
        <w:numPr>
          <w:ilvl w:val="0"/>
          <w:numId w:val="18"/>
        </w:numPr>
        <w:rPr>
          <w:lang w:val="en-US"/>
        </w:rPr>
      </w:pPr>
      <w:r w:rsidRPr="007C62E0">
        <w:rPr>
          <w:b/>
          <w:bCs/>
          <w:lang w:val="en-US"/>
        </w:rPr>
        <w:t>Security implementation</w:t>
      </w:r>
      <w:r w:rsidRPr="007C62E0">
        <w:rPr>
          <w:lang w:val="en-US"/>
        </w:rPr>
        <w:t xml:space="preserve"> - SSL certificate, firewalls, secure forms</w:t>
      </w:r>
    </w:p>
    <w:p w14:paraId="4B85DB32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Third-Party Integrations</w:t>
      </w:r>
    </w:p>
    <w:p w14:paraId="6936F2B1" w14:textId="77777777" w:rsidR="007C62E0" w:rsidRPr="007C62E0" w:rsidRDefault="007C62E0" w:rsidP="007C62E0">
      <w:pPr>
        <w:numPr>
          <w:ilvl w:val="0"/>
          <w:numId w:val="19"/>
        </w:numPr>
        <w:rPr>
          <w:lang w:val="en-US"/>
        </w:rPr>
      </w:pPr>
      <w:r w:rsidRPr="007C62E0">
        <w:rPr>
          <w:b/>
          <w:bCs/>
          <w:lang w:val="en-US"/>
        </w:rPr>
        <w:t>Booking system</w:t>
      </w:r>
      <w:r w:rsidRPr="007C62E0">
        <w:rPr>
          <w:lang w:val="en-US"/>
        </w:rPr>
        <w:t xml:space="preserve"> - Calendly, Acuity, or custom scheduling software</w:t>
      </w:r>
    </w:p>
    <w:p w14:paraId="7C094EDB" w14:textId="77777777" w:rsidR="007C62E0" w:rsidRPr="007C62E0" w:rsidRDefault="007C62E0" w:rsidP="007C62E0">
      <w:pPr>
        <w:numPr>
          <w:ilvl w:val="0"/>
          <w:numId w:val="19"/>
        </w:numPr>
        <w:rPr>
          <w:lang w:val="en-US"/>
        </w:rPr>
      </w:pPr>
      <w:r w:rsidRPr="007C62E0">
        <w:rPr>
          <w:b/>
          <w:bCs/>
          <w:lang w:val="en-US"/>
        </w:rPr>
        <w:t>Payment gateway</w:t>
      </w:r>
      <w:r w:rsidRPr="007C62E0">
        <w:rPr>
          <w:lang w:val="en-US"/>
        </w:rPr>
        <w:t xml:space="preserve"> - Stripe, Square for copays or self-pay patients</w:t>
      </w:r>
    </w:p>
    <w:p w14:paraId="0C23309B" w14:textId="77777777" w:rsidR="007C62E0" w:rsidRPr="007C62E0" w:rsidRDefault="007C62E0" w:rsidP="007C62E0">
      <w:pPr>
        <w:numPr>
          <w:ilvl w:val="0"/>
          <w:numId w:val="19"/>
        </w:numPr>
        <w:rPr>
          <w:lang w:val="en-US"/>
        </w:rPr>
      </w:pPr>
      <w:r w:rsidRPr="007C62E0">
        <w:rPr>
          <w:b/>
          <w:bCs/>
          <w:lang w:val="en-US"/>
        </w:rPr>
        <w:t>Patient portal</w:t>
      </w:r>
      <w:r w:rsidRPr="007C62E0">
        <w:rPr>
          <w:lang w:val="en-US"/>
        </w:rPr>
        <w:t xml:space="preserve"> - Integration with EHR/EMR system if applicable</w:t>
      </w:r>
    </w:p>
    <w:p w14:paraId="3D0C6654" w14:textId="77777777" w:rsidR="007C62E0" w:rsidRPr="007C62E0" w:rsidRDefault="007C62E0" w:rsidP="007C62E0">
      <w:pPr>
        <w:numPr>
          <w:ilvl w:val="0"/>
          <w:numId w:val="19"/>
        </w:numPr>
        <w:rPr>
          <w:lang w:val="en-US"/>
        </w:rPr>
      </w:pPr>
      <w:r w:rsidRPr="007C62E0">
        <w:rPr>
          <w:b/>
          <w:bCs/>
          <w:lang w:val="en-US"/>
        </w:rPr>
        <w:t>Google Maps</w:t>
      </w:r>
      <w:r w:rsidRPr="007C62E0">
        <w:rPr>
          <w:lang w:val="en-US"/>
        </w:rPr>
        <w:t xml:space="preserve"> - Embedded map with directions to office</w:t>
      </w:r>
    </w:p>
    <w:p w14:paraId="1FBE6AF3" w14:textId="77777777" w:rsidR="007C62E0" w:rsidRPr="007C62E0" w:rsidRDefault="007C62E0" w:rsidP="007C62E0">
      <w:pPr>
        <w:numPr>
          <w:ilvl w:val="0"/>
          <w:numId w:val="19"/>
        </w:numPr>
        <w:rPr>
          <w:lang w:val="en-US"/>
        </w:rPr>
      </w:pPr>
      <w:r w:rsidRPr="007C62E0">
        <w:rPr>
          <w:b/>
          <w:bCs/>
          <w:lang w:val="en-US"/>
        </w:rPr>
        <w:t>Analytics setup</w:t>
      </w:r>
      <w:r w:rsidRPr="007C62E0">
        <w:rPr>
          <w:lang w:val="en-US"/>
        </w:rPr>
        <w:t xml:space="preserve"> - Google Analytics 4, heatmaps, conversion tracking</w:t>
      </w:r>
    </w:p>
    <w:p w14:paraId="6719BC39" w14:textId="77777777" w:rsidR="007C62E0" w:rsidRPr="007C62E0" w:rsidRDefault="007C62E0" w:rsidP="007C62E0">
      <w:pPr>
        <w:numPr>
          <w:ilvl w:val="0"/>
          <w:numId w:val="19"/>
        </w:numPr>
        <w:rPr>
          <w:lang w:val="en-US"/>
        </w:rPr>
      </w:pPr>
      <w:r w:rsidRPr="007C62E0">
        <w:rPr>
          <w:b/>
          <w:bCs/>
          <w:lang w:val="en-US"/>
        </w:rPr>
        <w:t>Chat widget</w:t>
      </w:r>
      <w:r w:rsidRPr="007C62E0">
        <w:rPr>
          <w:lang w:val="en-US"/>
        </w:rPr>
        <w:t xml:space="preserve"> - Live chat or chatbot for patient inquiries</w:t>
      </w:r>
    </w:p>
    <w:p w14:paraId="6156CFA4" w14:textId="77777777" w:rsidR="007C62E0" w:rsidRPr="007C62E0" w:rsidRDefault="007C62E0" w:rsidP="007C62E0">
      <w:pPr>
        <w:rPr>
          <w:lang w:val="en-US"/>
        </w:rPr>
      </w:pPr>
      <w:r w:rsidRPr="007C62E0">
        <w:rPr>
          <w:lang w:val="en-US"/>
        </w:rPr>
        <w:pict w14:anchorId="7235E0A3">
          <v:rect id="_x0000_i1070" style="width:0;height:1.5pt" o:hralign="center" o:hrstd="t" o:hr="t" fillcolor="#a0a0a0" stroked="f"/>
        </w:pict>
      </w:r>
    </w:p>
    <w:p w14:paraId="5A68A6DC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Phase 5: Testing &amp; Quality Assurance (1-2 weeks)</w:t>
      </w:r>
    </w:p>
    <w:p w14:paraId="7BD62F6B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Functionality Testing</w:t>
      </w:r>
    </w:p>
    <w:p w14:paraId="62E6127B" w14:textId="77777777" w:rsidR="007C62E0" w:rsidRPr="007C62E0" w:rsidRDefault="007C62E0" w:rsidP="007C62E0">
      <w:pPr>
        <w:numPr>
          <w:ilvl w:val="0"/>
          <w:numId w:val="20"/>
        </w:numPr>
        <w:rPr>
          <w:lang w:val="en-US"/>
        </w:rPr>
      </w:pPr>
      <w:r w:rsidRPr="007C62E0">
        <w:rPr>
          <w:b/>
          <w:bCs/>
          <w:lang w:val="en-US"/>
        </w:rPr>
        <w:t>Form submissions</w:t>
      </w:r>
      <w:r w:rsidRPr="007C62E0">
        <w:rPr>
          <w:lang w:val="en-US"/>
        </w:rPr>
        <w:t xml:space="preserve"> - Test all forms send correctly and trigger notifications</w:t>
      </w:r>
    </w:p>
    <w:p w14:paraId="2F5FE734" w14:textId="77777777" w:rsidR="007C62E0" w:rsidRPr="007C62E0" w:rsidRDefault="007C62E0" w:rsidP="007C62E0">
      <w:pPr>
        <w:numPr>
          <w:ilvl w:val="0"/>
          <w:numId w:val="20"/>
        </w:numPr>
        <w:rPr>
          <w:lang w:val="en-US"/>
        </w:rPr>
      </w:pPr>
      <w:r w:rsidRPr="007C62E0">
        <w:rPr>
          <w:b/>
          <w:bCs/>
          <w:lang w:val="en-US"/>
        </w:rPr>
        <w:t>Booking system</w:t>
      </w:r>
      <w:r w:rsidRPr="007C62E0">
        <w:rPr>
          <w:lang w:val="en-US"/>
        </w:rPr>
        <w:t xml:space="preserve"> - Complete test appointments through entire flow</w:t>
      </w:r>
    </w:p>
    <w:p w14:paraId="0D358CA9" w14:textId="77777777" w:rsidR="007C62E0" w:rsidRPr="007C62E0" w:rsidRDefault="007C62E0" w:rsidP="007C62E0">
      <w:pPr>
        <w:numPr>
          <w:ilvl w:val="0"/>
          <w:numId w:val="20"/>
        </w:numPr>
        <w:rPr>
          <w:lang w:val="en-US"/>
        </w:rPr>
      </w:pPr>
      <w:r w:rsidRPr="007C62E0">
        <w:rPr>
          <w:b/>
          <w:bCs/>
          <w:lang w:val="en-US"/>
        </w:rPr>
        <w:t>Payment processing</w:t>
      </w:r>
      <w:r w:rsidRPr="007C62E0">
        <w:rPr>
          <w:lang w:val="en-US"/>
        </w:rPr>
        <w:t xml:space="preserve"> - Test transactions in sandbox mode</w:t>
      </w:r>
    </w:p>
    <w:p w14:paraId="5A61EFE8" w14:textId="77777777" w:rsidR="007C62E0" w:rsidRPr="007C62E0" w:rsidRDefault="007C62E0" w:rsidP="007C62E0">
      <w:pPr>
        <w:numPr>
          <w:ilvl w:val="0"/>
          <w:numId w:val="20"/>
        </w:numPr>
        <w:rPr>
          <w:lang w:val="en-US"/>
        </w:rPr>
      </w:pPr>
      <w:r w:rsidRPr="007C62E0">
        <w:rPr>
          <w:b/>
          <w:bCs/>
          <w:lang w:val="en-US"/>
        </w:rPr>
        <w:t>Links verification</w:t>
      </w:r>
      <w:r w:rsidRPr="007C62E0">
        <w:rPr>
          <w:lang w:val="en-US"/>
        </w:rPr>
        <w:t xml:space="preserve"> - Check all internal and external links work</w:t>
      </w:r>
    </w:p>
    <w:p w14:paraId="7A3D802D" w14:textId="77777777" w:rsidR="007C62E0" w:rsidRPr="007C62E0" w:rsidRDefault="007C62E0" w:rsidP="007C62E0">
      <w:pPr>
        <w:numPr>
          <w:ilvl w:val="0"/>
          <w:numId w:val="20"/>
        </w:numPr>
        <w:rPr>
          <w:lang w:val="en-US"/>
        </w:rPr>
      </w:pPr>
      <w:r w:rsidRPr="007C62E0">
        <w:rPr>
          <w:b/>
          <w:bCs/>
          <w:lang w:val="en-US"/>
        </w:rPr>
        <w:lastRenderedPageBreak/>
        <w:t>Browser/device testing</w:t>
      </w:r>
      <w:r w:rsidRPr="007C62E0">
        <w:rPr>
          <w:lang w:val="en-US"/>
        </w:rPr>
        <w:t xml:space="preserve"> - Test on multiple browsers and devices</w:t>
      </w:r>
    </w:p>
    <w:p w14:paraId="246B49F1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Performance Testing</w:t>
      </w:r>
    </w:p>
    <w:p w14:paraId="43006550" w14:textId="77777777" w:rsidR="007C62E0" w:rsidRPr="007C62E0" w:rsidRDefault="007C62E0" w:rsidP="007C62E0">
      <w:pPr>
        <w:numPr>
          <w:ilvl w:val="0"/>
          <w:numId w:val="21"/>
        </w:numPr>
        <w:rPr>
          <w:lang w:val="en-US"/>
        </w:rPr>
      </w:pPr>
      <w:r w:rsidRPr="007C62E0">
        <w:rPr>
          <w:b/>
          <w:bCs/>
          <w:lang w:val="en-US"/>
        </w:rPr>
        <w:t>Page load speed</w:t>
      </w:r>
      <w:r w:rsidRPr="007C62E0">
        <w:rPr>
          <w:lang w:val="en-US"/>
        </w:rPr>
        <w:t xml:space="preserve"> - Target under 3 seconds on mobile</w:t>
      </w:r>
    </w:p>
    <w:p w14:paraId="013B81D6" w14:textId="77777777" w:rsidR="007C62E0" w:rsidRPr="007C62E0" w:rsidRDefault="007C62E0" w:rsidP="007C62E0">
      <w:pPr>
        <w:numPr>
          <w:ilvl w:val="0"/>
          <w:numId w:val="21"/>
        </w:numPr>
        <w:rPr>
          <w:lang w:val="en-US"/>
        </w:rPr>
      </w:pPr>
      <w:r w:rsidRPr="007C62E0">
        <w:rPr>
          <w:b/>
          <w:bCs/>
          <w:lang w:val="en-US"/>
        </w:rPr>
        <w:t>Mobile responsiveness</w:t>
      </w:r>
      <w:r w:rsidRPr="007C62E0">
        <w:rPr>
          <w:lang w:val="en-US"/>
        </w:rPr>
        <w:t xml:space="preserve"> - Test on actual devices, not just emulators</w:t>
      </w:r>
    </w:p>
    <w:p w14:paraId="62F0A510" w14:textId="77777777" w:rsidR="007C62E0" w:rsidRPr="007C62E0" w:rsidRDefault="007C62E0" w:rsidP="007C62E0">
      <w:pPr>
        <w:numPr>
          <w:ilvl w:val="0"/>
          <w:numId w:val="21"/>
        </w:numPr>
        <w:rPr>
          <w:lang w:val="en-US"/>
        </w:rPr>
      </w:pPr>
      <w:r w:rsidRPr="007C62E0">
        <w:rPr>
          <w:b/>
          <w:bCs/>
          <w:lang w:val="en-US"/>
        </w:rPr>
        <w:t>Stress testing</w:t>
      </w:r>
      <w:r w:rsidRPr="007C62E0">
        <w:rPr>
          <w:lang w:val="en-US"/>
        </w:rPr>
        <w:t xml:space="preserve"> - Can the site handle expected traffic volumes?</w:t>
      </w:r>
    </w:p>
    <w:p w14:paraId="44F94B1A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Compliance &amp; Security</w:t>
      </w:r>
    </w:p>
    <w:p w14:paraId="2AC30627" w14:textId="77777777" w:rsidR="007C62E0" w:rsidRPr="007C62E0" w:rsidRDefault="007C62E0" w:rsidP="007C62E0">
      <w:pPr>
        <w:numPr>
          <w:ilvl w:val="0"/>
          <w:numId w:val="22"/>
        </w:numPr>
        <w:rPr>
          <w:lang w:val="en-US"/>
        </w:rPr>
      </w:pPr>
      <w:r w:rsidRPr="007C62E0">
        <w:rPr>
          <w:b/>
          <w:bCs/>
          <w:lang w:val="en-US"/>
        </w:rPr>
        <w:t>HIPAA compliance check</w:t>
      </w:r>
      <w:r w:rsidRPr="007C62E0">
        <w:rPr>
          <w:lang w:val="en-US"/>
        </w:rPr>
        <w:t xml:space="preserve"> - Secure forms, encrypted data transmission</w:t>
      </w:r>
    </w:p>
    <w:p w14:paraId="16CFDA9D" w14:textId="77777777" w:rsidR="007C62E0" w:rsidRPr="007C62E0" w:rsidRDefault="007C62E0" w:rsidP="007C62E0">
      <w:pPr>
        <w:numPr>
          <w:ilvl w:val="0"/>
          <w:numId w:val="22"/>
        </w:numPr>
        <w:rPr>
          <w:lang w:val="en-US"/>
        </w:rPr>
      </w:pPr>
      <w:r w:rsidRPr="007C62E0">
        <w:rPr>
          <w:b/>
          <w:bCs/>
          <w:lang w:val="en-US"/>
        </w:rPr>
        <w:t>Accessibility audit</w:t>
      </w:r>
      <w:r w:rsidRPr="007C62E0">
        <w:rPr>
          <w:lang w:val="en-US"/>
        </w:rPr>
        <w:t xml:space="preserve"> - Screen reader testing, keyboard navigation</w:t>
      </w:r>
    </w:p>
    <w:p w14:paraId="3F0287B6" w14:textId="77777777" w:rsidR="007C62E0" w:rsidRPr="007C62E0" w:rsidRDefault="007C62E0" w:rsidP="007C62E0">
      <w:pPr>
        <w:numPr>
          <w:ilvl w:val="0"/>
          <w:numId w:val="22"/>
        </w:numPr>
        <w:rPr>
          <w:lang w:val="en-US"/>
        </w:rPr>
      </w:pPr>
      <w:r w:rsidRPr="007C62E0">
        <w:rPr>
          <w:b/>
          <w:bCs/>
          <w:lang w:val="en-US"/>
        </w:rPr>
        <w:t>WCAG 2.1 AA compliance</w:t>
      </w:r>
      <w:r w:rsidRPr="007C62E0">
        <w:rPr>
          <w:lang w:val="en-US"/>
        </w:rPr>
        <w:t xml:space="preserve"> - Color contrast, alt text, focus indicators</w:t>
      </w:r>
    </w:p>
    <w:p w14:paraId="5F1D2051" w14:textId="77777777" w:rsidR="007C62E0" w:rsidRPr="007C62E0" w:rsidRDefault="007C62E0" w:rsidP="007C62E0">
      <w:pPr>
        <w:numPr>
          <w:ilvl w:val="0"/>
          <w:numId w:val="22"/>
        </w:numPr>
        <w:rPr>
          <w:lang w:val="en-US"/>
        </w:rPr>
      </w:pPr>
      <w:r w:rsidRPr="007C62E0">
        <w:rPr>
          <w:b/>
          <w:bCs/>
          <w:lang w:val="en-US"/>
        </w:rPr>
        <w:t>Privacy policy review</w:t>
      </w:r>
      <w:r w:rsidRPr="007C62E0">
        <w:rPr>
          <w:lang w:val="en-US"/>
        </w:rPr>
        <w:t xml:space="preserve"> - Legal counsel review if possible</w:t>
      </w:r>
    </w:p>
    <w:p w14:paraId="7B6D9D09" w14:textId="77777777" w:rsidR="007C62E0" w:rsidRPr="007C62E0" w:rsidRDefault="007C62E0" w:rsidP="007C62E0">
      <w:pPr>
        <w:numPr>
          <w:ilvl w:val="0"/>
          <w:numId w:val="22"/>
        </w:numPr>
        <w:rPr>
          <w:lang w:val="en-US"/>
        </w:rPr>
      </w:pPr>
      <w:r w:rsidRPr="007C62E0">
        <w:rPr>
          <w:b/>
          <w:bCs/>
          <w:lang w:val="en-US"/>
        </w:rPr>
        <w:t>SSL certificate verification</w:t>
      </w:r>
      <w:r w:rsidRPr="007C62E0">
        <w:rPr>
          <w:lang w:val="en-US"/>
        </w:rPr>
        <w:t xml:space="preserve"> - Ensure HTTPS throughout site</w:t>
      </w:r>
    </w:p>
    <w:p w14:paraId="372E6BC4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Content Review</w:t>
      </w:r>
    </w:p>
    <w:p w14:paraId="0AE8FDAC" w14:textId="77777777" w:rsidR="007C62E0" w:rsidRPr="007C62E0" w:rsidRDefault="007C62E0" w:rsidP="007C62E0">
      <w:pPr>
        <w:numPr>
          <w:ilvl w:val="0"/>
          <w:numId w:val="23"/>
        </w:numPr>
        <w:rPr>
          <w:lang w:val="en-US"/>
        </w:rPr>
      </w:pPr>
      <w:r w:rsidRPr="007C62E0">
        <w:rPr>
          <w:b/>
          <w:bCs/>
          <w:lang w:val="en-US"/>
        </w:rPr>
        <w:t>Proofreading</w:t>
      </w:r>
      <w:r w:rsidRPr="007C62E0">
        <w:rPr>
          <w:lang w:val="en-US"/>
        </w:rPr>
        <w:t xml:space="preserve"> - Multiple passes for typos, grammar, consistency</w:t>
      </w:r>
    </w:p>
    <w:p w14:paraId="27585D31" w14:textId="77777777" w:rsidR="007C62E0" w:rsidRPr="007C62E0" w:rsidRDefault="007C62E0" w:rsidP="007C62E0">
      <w:pPr>
        <w:numPr>
          <w:ilvl w:val="0"/>
          <w:numId w:val="23"/>
        </w:numPr>
        <w:rPr>
          <w:lang w:val="en-US"/>
        </w:rPr>
      </w:pPr>
      <w:r w:rsidRPr="007C62E0">
        <w:rPr>
          <w:b/>
          <w:bCs/>
          <w:lang w:val="en-US"/>
        </w:rPr>
        <w:t>Fact-checking</w:t>
      </w:r>
      <w:r w:rsidRPr="007C62E0">
        <w:rPr>
          <w:lang w:val="en-US"/>
        </w:rPr>
        <w:t xml:space="preserve"> - Verify all medical information is accurate</w:t>
      </w:r>
    </w:p>
    <w:p w14:paraId="03FBF300" w14:textId="77777777" w:rsidR="007C62E0" w:rsidRPr="007C62E0" w:rsidRDefault="007C62E0" w:rsidP="007C62E0">
      <w:pPr>
        <w:numPr>
          <w:ilvl w:val="0"/>
          <w:numId w:val="23"/>
        </w:numPr>
        <w:rPr>
          <w:lang w:val="en-US"/>
        </w:rPr>
      </w:pPr>
      <w:r w:rsidRPr="007C62E0">
        <w:rPr>
          <w:b/>
          <w:bCs/>
          <w:lang w:val="en-US"/>
        </w:rPr>
        <w:t>Credential verification</w:t>
      </w:r>
      <w:r w:rsidRPr="007C62E0">
        <w:rPr>
          <w:lang w:val="en-US"/>
        </w:rPr>
        <w:t xml:space="preserve"> - Double-check degrees, certifications, licenses</w:t>
      </w:r>
    </w:p>
    <w:p w14:paraId="73A60470" w14:textId="77777777" w:rsidR="007C62E0" w:rsidRPr="007C62E0" w:rsidRDefault="007C62E0" w:rsidP="007C62E0">
      <w:pPr>
        <w:numPr>
          <w:ilvl w:val="0"/>
          <w:numId w:val="23"/>
        </w:numPr>
        <w:rPr>
          <w:lang w:val="en-US"/>
        </w:rPr>
      </w:pPr>
      <w:r w:rsidRPr="007C62E0">
        <w:rPr>
          <w:b/>
          <w:bCs/>
          <w:lang w:val="en-US"/>
        </w:rPr>
        <w:t>Image quality check</w:t>
      </w:r>
      <w:r w:rsidRPr="007C62E0">
        <w:rPr>
          <w:lang w:val="en-US"/>
        </w:rPr>
        <w:t xml:space="preserve"> - Ensure all images are sharp and properly sized</w:t>
      </w:r>
    </w:p>
    <w:p w14:paraId="43053ACB" w14:textId="77777777" w:rsidR="007C62E0" w:rsidRPr="007C62E0" w:rsidRDefault="007C62E0" w:rsidP="007C62E0">
      <w:pPr>
        <w:rPr>
          <w:lang w:val="en-US"/>
        </w:rPr>
      </w:pPr>
      <w:r w:rsidRPr="007C62E0">
        <w:rPr>
          <w:lang w:val="en-US"/>
        </w:rPr>
        <w:pict w14:anchorId="17F7B0CC">
          <v:rect id="_x0000_i1071" style="width:0;height:1.5pt" o:hralign="center" o:hrstd="t" o:hr="t" fillcolor="#a0a0a0" stroked="f"/>
        </w:pict>
      </w:r>
    </w:p>
    <w:p w14:paraId="3AAD4C32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Phase 6: Launch Preparation (1 week)</w:t>
      </w:r>
    </w:p>
    <w:p w14:paraId="2550FAD3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Pre-Launch Checklist</w:t>
      </w:r>
    </w:p>
    <w:p w14:paraId="2EB33045" w14:textId="77777777" w:rsidR="007C62E0" w:rsidRPr="007C62E0" w:rsidRDefault="007C62E0" w:rsidP="007C62E0">
      <w:pPr>
        <w:numPr>
          <w:ilvl w:val="0"/>
          <w:numId w:val="24"/>
        </w:numPr>
        <w:rPr>
          <w:lang w:val="en-US"/>
        </w:rPr>
      </w:pPr>
      <w:r w:rsidRPr="007C62E0">
        <w:rPr>
          <w:b/>
          <w:bCs/>
          <w:lang w:val="en-US"/>
        </w:rPr>
        <w:t>Backup creation</w:t>
      </w:r>
      <w:r w:rsidRPr="007C62E0">
        <w:rPr>
          <w:lang w:val="en-US"/>
        </w:rPr>
        <w:t xml:space="preserve"> - Full site backup before going live</w:t>
      </w:r>
    </w:p>
    <w:p w14:paraId="2B4F82B6" w14:textId="77777777" w:rsidR="007C62E0" w:rsidRPr="007C62E0" w:rsidRDefault="007C62E0" w:rsidP="007C62E0">
      <w:pPr>
        <w:numPr>
          <w:ilvl w:val="0"/>
          <w:numId w:val="24"/>
        </w:numPr>
        <w:rPr>
          <w:lang w:val="en-US"/>
        </w:rPr>
      </w:pPr>
      <w:r w:rsidRPr="007C62E0">
        <w:rPr>
          <w:b/>
          <w:bCs/>
          <w:lang w:val="en-US"/>
        </w:rPr>
        <w:t>DNS configuration</w:t>
      </w:r>
      <w:r w:rsidRPr="007C62E0">
        <w:rPr>
          <w:lang w:val="en-US"/>
        </w:rPr>
        <w:t xml:space="preserve"> - Point domain to hosting server</w:t>
      </w:r>
    </w:p>
    <w:p w14:paraId="24564A13" w14:textId="77777777" w:rsidR="007C62E0" w:rsidRPr="007C62E0" w:rsidRDefault="007C62E0" w:rsidP="007C62E0">
      <w:pPr>
        <w:numPr>
          <w:ilvl w:val="0"/>
          <w:numId w:val="24"/>
        </w:numPr>
        <w:rPr>
          <w:lang w:val="en-US"/>
        </w:rPr>
      </w:pPr>
      <w:r w:rsidRPr="007C62E0">
        <w:rPr>
          <w:b/>
          <w:bCs/>
          <w:lang w:val="en-US"/>
        </w:rPr>
        <w:t>301 redirects</w:t>
      </w:r>
      <w:r w:rsidRPr="007C62E0">
        <w:rPr>
          <w:lang w:val="en-US"/>
        </w:rPr>
        <w:t xml:space="preserve"> - If replacing old site, redirect old URLs</w:t>
      </w:r>
    </w:p>
    <w:p w14:paraId="1D647918" w14:textId="77777777" w:rsidR="007C62E0" w:rsidRPr="007C62E0" w:rsidRDefault="007C62E0" w:rsidP="007C62E0">
      <w:pPr>
        <w:numPr>
          <w:ilvl w:val="0"/>
          <w:numId w:val="24"/>
        </w:numPr>
        <w:rPr>
          <w:lang w:val="en-US"/>
        </w:rPr>
      </w:pPr>
      <w:r w:rsidRPr="007C62E0">
        <w:rPr>
          <w:b/>
          <w:bCs/>
          <w:lang w:val="en-US"/>
        </w:rPr>
        <w:t>Favicon setup</w:t>
      </w:r>
      <w:r w:rsidRPr="007C62E0">
        <w:rPr>
          <w:lang w:val="en-US"/>
        </w:rPr>
        <w:t xml:space="preserve"> - Browser tab icon</w:t>
      </w:r>
    </w:p>
    <w:p w14:paraId="32865E6B" w14:textId="77777777" w:rsidR="007C62E0" w:rsidRPr="007C62E0" w:rsidRDefault="007C62E0" w:rsidP="007C62E0">
      <w:pPr>
        <w:numPr>
          <w:ilvl w:val="0"/>
          <w:numId w:val="24"/>
        </w:numPr>
        <w:rPr>
          <w:lang w:val="en-US"/>
        </w:rPr>
      </w:pPr>
      <w:r w:rsidRPr="007C62E0">
        <w:rPr>
          <w:b/>
          <w:bCs/>
          <w:lang w:val="en-US"/>
        </w:rPr>
        <w:t>Social media images</w:t>
      </w:r>
      <w:r w:rsidRPr="007C62E0">
        <w:rPr>
          <w:lang w:val="en-US"/>
        </w:rPr>
        <w:t xml:space="preserve"> - Open Graph tags for link sharing</w:t>
      </w:r>
    </w:p>
    <w:p w14:paraId="67E0FA66" w14:textId="77777777" w:rsidR="007C62E0" w:rsidRPr="007C62E0" w:rsidRDefault="007C62E0" w:rsidP="007C62E0">
      <w:pPr>
        <w:numPr>
          <w:ilvl w:val="0"/>
          <w:numId w:val="24"/>
        </w:numPr>
        <w:rPr>
          <w:lang w:val="en-US"/>
        </w:rPr>
      </w:pPr>
      <w:r w:rsidRPr="007C62E0">
        <w:rPr>
          <w:b/>
          <w:bCs/>
          <w:lang w:val="en-US"/>
        </w:rPr>
        <w:t>Google Search Console</w:t>
      </w:r>
      <w:r w:rsidRPr="007C62E0">
        <w:rPr>
          <w:lang w:val="en-US"/>
        </w:rPr>
        <w:t xml:space="preserve"> - Submit sitemap, verify ownership</w:t>
      </w:r>
    </w:p>
    <w:p w14:paraId="3CF2F87E" w14:textId="77777777" w:rsidR="007C62E0" w:rsidRPr="007C62E0" w:rsidRDefault="007C62E0" w:rsidP="007C62E0">
      <w:pPr>
        <w:numPr>
          <w:ilvl w:val="0"/>
          <w:numId w:val="24"/>
        </w:numPr>
        <w:rPr>
          <w:lang w:val="en-US"/>
        </w:rPr>
      </w:pPr>
      <w:r w:rsidRPr="007C62E0">
        <w:rPr>
          <w:b/>
          <w:bCs/>
          <w:lang w:val="en-US"/>
        </w:rPr>
        <w:t>Google My Business</w:t>
      </w:r>
      <w:r w:rsidRPr="007C62E0">
        <w:rPr>
          <w:lang w:val="en-US"/>
        </w:rPr>
        <w:t xml:space="preserve"> - Claim and optimize listing</w:t>
      </w:r>
    </w:p>
    <w:p w14:paraId="5033C0A8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Staff Training</w:t>
      </w:r>
    </w:p>
    <w:p w14:paraId="6C72C06D" w14:textId="77777777" w:rsidR="007C62E0" w:rsidRPr="007C62E0" w:rsidRDefault="007C62E0" w:rsidP="007C62E0">
      <w:pPr>
        <w:numPr>
          <w:ilvl w:val="0"/>
          <w:numId w:val="25"/>
        </w:numPr>
        <w:rPr>
          <w:lang w:val="en-US"/>
        </w:rPr>
      </w:pPr>
      <w:r w:rsidRPr="007C62E0">
        <w:rPr>
          <w:b/>
          <w:bCs/>
          <w:lang w:val="en-US"/>
        </w:rPr>
        <w:t>CMS training</w:t>
      </w:r>
      <w:r w:rsidRPr="007C62E0">
        <w:rPr>
          <w:lang w:val="en-US"/>
        </w:rPr>
        <w:t xml:space="preserve"> - Teach staff how to update content, blog posts</w:t>
      </w:r>
    </w:p>
    <w:p w14:paraId="094CF5CF" w14:textId="77777777" w:rsidR="007C62E0" w:rsidRPr="007C62E0" w:rsidRDefault="007C62E0" w:rsidP="007C62E0">
      <w:pPr>
        <w:numPr>
          <w:ilvl w:val="0"/>
          <w:numId w:val="25"/>
        </w:numPr>
        <w:rPr>
          <w:lang w:val="en-US"/>
        </w:rPr>
      </w:pPr>
      <w:r w:rsidRPr="007C62E0">
        <w:rPr>
          <w:b/>
          <w:bCs/>
          <w:lang w:val="en-US"/>
        </w:rPr>
        <w:t>Form management</w:t>
      </w:r>
      <w:r w:rsidRPr="007C62E0">
        <w:rPr>
          <w:lang w:val="en-US"/>
        </w:rPr>
        <w:t xml:space="preserve"> - How to access and respond to inquiries</w:t>
      </w:r>
    </w:p>
    <w:p w14:paraId="687EC25D" w14:textId="77777777" w:rsidR="007C62E0" w:rsidRPr="007C62E0" w:rsidRDefault="007C62E0" w:rsidP="007C62E0">
      <w:pPr>
        <w:numPr>
          <w:ilvl w:val="0"/>
          <w:numId w:val="25"/>
        </w:numPr>
        <w:rPr>
          <w:lang w:val="en-US"/>
        </w:rPr>
      </w:pPr>
      <w:r w:rsidRPr="007C62E0">
        <w:rPr>
          <w:b/>
          <w:bCs/>
          <w:lang w:val="en-US"/>
        </w:rPr>
        <w:t>Booking system</w:t>
      </w:r>
      <w:r w:rsidRPr="007C62E0">
        <w:rPr>
          <w:lang w:val="en-US"/>
        </w:rPr>
        <w:t xml:space="preserve"> - Managing appointments through the platform</w:t>
      </w:r>
    </w:p>
    <w:p w14:paraId="61F36484" w14:textId="77777777" w:rsidR="007C62E0" w:rsidRPr="007C62E0" w:rsidRDefault="007C62E0" w:rsidP="007C62E0">
      <w:pPr>
        <w:numPr>
          <w:ilvl w:val="0"/>
          <w:numId w:val="25"/>
        </w:numPr>
        <w:rPr>
          <w:lang w:val="en-US"/>
        </w:rPr>
      </w:pPr>
      <w:r w:rsidRPr="007C62E0">
        <w:rPr>
          <w:b/>
          <w:bCs/>
          <w:lang w:val="en-US"/>
        </w:rPr>
        <w:t>Documentation</w:t>
      </w:r>
      <w:r w:rsidRPr="007C62E0">
        <w:rPr>
          <w:lang w:val="en-US"/>
        </w:rPr>
        <w:t xml:space="preserve"> - Create guides for common tasks</w:t>
      </w:r>
    </w:p>
    <w:p w14:paraId="51640A06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lastRenderedPageBreak/>
        <w:t>Launch Day</w:t>
      </w:r>
    </w:p>
    <w:p w14:paraId="05E15B81" w14:textId="77777777" w:rsidR="007C62E0" w:rsidRPr="007C62E0" w:rsidRDefault="007C62E0" w:rsidP="007C62E0">
      <w:pPr>
        <w:numPr>
          <w:ilvl w:val="0"/>
          <w:numId w:val="26"/>
        </w:numPr>
        <w:rPr>
          <w:lang w:val="en-US"/>
        </w:rPr>
      </w:pPr>
      <w:r w:rsidRPr="007C62E0">
        <w:rPr>
          <w:b/>
          <w:bCs/>
          <w:lang w:val="en-US"/>
        </w:rPr>
        <w:t>Final testing</w:t>
      </w:r>
      <w:r w:rsidRPr="007C62E0">
        <w:rPr>
          <w:lang w:val="en-US"/>
        </w:rPr>
        <w:t xml:space="preserve"> - One last check of all </w:t>
      </w:r>
      <w:proofErr w:type="gramStart"/>
      <w:r w:rsidRPr="007C62E0">
        <w:rPr>
          <w:lang w:val="en-US"/>
        </w:rPr>
        <w:t>functionality</w:t>
      </w:r>
      <w:proofErr w:type="gramEnd"/>
    </w:p>
    <w:p w14:paraId="318016BE" w14:textId="77777777" w:rsidR="007C62E0" w:rsidRPr="007C62E0" w:rsidRDefault="007C62E0" w:rsidP="007C62E0">
      <w:pPr>
        <w:numPr>
          <w:ilvl w:val="0"/>
          <w:numId w:val="26"/>
        </w:numPr>
        <w:rPr>
          <w:lang w:val="en-US"/>
        </w:rPr>
      </w:pPr>
      <w:r w:rsidRPr="007C62E0">
        <w:rPr>
          <w:b/>
          <w:bCs/>
          <w:lang w:val="en-US"/>
        </w:rPr>
        <w:t>Go live</w:t>
      </w:r>
      <w:r w:rsidRPr="007C62E0">
        <w:rPr>
          <w:lang w:val="en-US"/>
        </w:rPr>
        <w:t xml:space="preserve"> - Switch from </w:t>
      </w:r>
      <w:proofErr w:type="gramStart"/>
      <w:r w:rsidRPr="007C62E0">
        <w:rPr>
          <w:lang w:val="en-US"/>
        </w:rPr>
        <w:t>staging</w:t>
      </w:r>
      <w:proofErr w:type="gramEnd"/>
      <w:r w:rsidRPr="007C62E0">
        <w:rPr>
          <w:lang w:val="en-US"/>
        </w:rPr>
        <w:t xml:space="preserve"> to production</w:t>
      </w:r>
    </w:p>
    <w:p w14:paraId="19F53751" w14:textId="77777777" w:rsidR="007C62E0" w:rsidRPr="007C62E0" w:rsidRDefault="007C62E0" w:rsidP="007C62E0">
      <w:pPr>
        <w:numPr>
          <w:ilvl w:val="0"/>
          <w:numId w:val="26"/>
        </w:numPr>
        <w:rPr>
          <w:lang w:val="en-US"/>
        </w:rPr>
      </w:pPr>
      <w:r w:rsidRPr="007C62E0">
        <w:rPr>
          <w:b/>
          <w:bCs/>
          <w:lang w:val="en-US"/>
        </w:rPr>
        <w:t>Monitor for issues</w:t>
      </w:r>
      <w:r w:rsidRPr="007C62E0">
        <w:rPr>
          <w:lang w:val="en-US"/>
        </w:rPr>
        <w:t xml:space="preserve"> - Watch for broken links, errors, slow loading</w:t>
      </w:r>
    </w:p>
    <w:p w14:paraId="6F57CC0E" w14:textId="77777777" w:rsidR="007C62E0" w:rsidRPr="007C62E0" w:rsidRDefault="007C62E0" w:rsidP="007C62E0">
      <w:pPr>
        <w:numPr>
          <w:ilvl w:val="0"/>
          <w:numId w:val="26"/>
        </w:numPr>
        <w:rPr>
          <w:lang w:val="en-US"/>
        </w:rPr>
      </w:pPr>
      <w:r w:rsidRPr="007C62E0">
        <w:rPr>
          <w:b/>
          <w:bCs/>
          <w:lang w:val="en-US"/>
        </w:rPr>
        <w:t>Announcement</w:t>
      </w:r>
      <w:r w:rsidRPr="007C62E0">
        <w:rPr>
          <w:lang w:val="en-US"/>
        </w:rPr>
        <w:t xml:space="preserve"> - Email existing patients, social media posts</w:t>
      </w:r>
    </w:p>
    <w:p w14:paraId="163C26AE" w14:textId="77777777" w:rsidR="007C62E0" w:rsidRPr="007C62E0" w:rsidRDefault="007C62E0" w:rsidP="007C62E0">
      <w:pPr>
        <w:rPr>
          <w:lang w:val="en-US"/>
        </w:rPr>
      </w:pPr>
      <w:r w:rsidRPr="007C62E0">
        <w:rPr>
          <w:lang w:val="en-US"/>
        </w:rPr>
        <w:pict w14:anchorId="14464506">
          <v:rect id="_x0000_i1072" style="width:0;height:1.5pt" o:hralign="center" o:hrstd="t" o:hr="t" fillcolor="#a0a0a0" stroked="f"/>
        </w:pict>
      </w:r>
    </w:p>
    <w:p w14:paraId="1CA4A2C7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Phase 7: Post-Launch &amp; Maintenance (Ongoing)</w:t>
      </w:r>
    </w:p>
    <w:p w14:paraId="73055D4B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Immediate Post-Launch (First 2 weeks)</w:t>
      </w:r>
    </w:p>
    <w:p w14:paraId="2FD8FE82" w14:textId="77777777" w:rsidR="007C62E0" w:rsidRPr="007C62E0" w:rsidRDefault="007C62E0" w:rsidP="007C62E0">
      <w:pPr>
        <w:numPr>
          <w:ilvl w:val="0"/>
          <w:numId w:val="27"/>
        </w:numPr>
        <w:rPr>
          <w:lang w:val="en-US"/>
        </w:rPr>
      </w:pPr>
      <w:r w:rsidRPr="007C62E0">
        <w:rPr>
          <w:b/>
          <w:bCs/>
          <w:lang w:val="en-US"/>
        </w:rPr>
        <w:t>Bug fixes</w:t>
      </w:r>
      <w:r w:rsidRPr="007C62E0">
        <w:rPr>
          <w:lang w:val="en-US"/>
        </w:rPr>
        <w:t xml:space="preserve"> - Address any issues discovered by real users</w:t>
      </w:r>
    </w:p>
    <w:p w14:paraId="32A8893C" w14:textId="77777777" w:rsidR="007C62E0" w:rsidRPr="007C62E0" w:rsidRDefault="007C62E0" w:rsidP="007C62E0">
      <w:pPr>
        <w:numPr>
          <w:ilvl w:val="0"/>
          <w:numId w:val="27"/>
        </w:numPr>
        <w:rPr>
          <w:lang w:val="en-US"/>
        </w:rPr>
      </w:pPr>
      <w:r w:rsidRPr="007C62E0">
        <w:rPr>
          <w:b/>
          <w:bCs/>
          <w:lang w:val="en-US"/>
        </w:rPr>
        <w:t>User feedback collection</w:t>
      </w:r>
      <w:r w:rsidRPr="007C62E0">
        <w:rPr>
          <w:lang w:val="en-US"/>
        </w:rPr>
        <w:t xml:space="preserve"> - Survey patients about site experience</w:t>
      </w:r>
    </w:p>
    <w:p w14:paraId="06A58BA2" w14:textId="77777777" w:rsidR="007C62E0" w:rsidRPr="007C62E0" w:rsidRDefault="007C62E0" w:rsidP="007C62E0">
      <w:pPr>
        <w:numPr>
          <w:ilvl w:val="0"/>
          <w:numId w:val="27"/>
        </w:numPr>
        <w:rPr>
          <w:lang w:val="en-US"/>
        </w:rPr>
      </w:pPr>
      <w:r w:rsidRPr="007C62E0">
        <w:rPr>
          <w:b/>
          <w:bCs/>
          <w:lang w:val="en-US"/>
        </w:rPr>
        <w:t>Analytics monitoring</w:t>
      </w:r>
      <w:r w:rsidRPr="007C62E0">
        <w:rPr>
          <w:lang w:val="en-US"/>
        </w:rPr>
        <w:t xml:space="preserve"> - Watch traffic patterns, bounce rates, conversions</w:t>
      </w:r>
    </w:p>
    <w:p w14:paraId="17EA683F" w14:textId="77777777" w:rsidR="007C62E0" w:rsidRPr="007C62E0" w:rsidRDefault="007C62E0" w:rsidP="007C62E0">
      <w:pPr>
        <w:numPr>
          <w:ilvl w:val="0"/>
          <w:numId w:val="27"/>
        </w:numPr>
        <w:rPr>
          <w:lang w:val="en-US"/>
        </w:rPr>
      </w:pPr>
      <w:r w:rsidRPr="007C62E0">
        <w:rPr>
          <w:b/>
          <w:bCs/>
          <w:lang w:val="en-US"/>
        </w:rPr>
        <w:t>Search engine indexing</w:t>
      </w:r>
      <w:r w:rsidRPr="007C62E0">
        <w:rPr>
          <w:lang w:val="en-US"/>
        </w:rPr>
        <w:t xml:space="preserve"> - Verify pages </w:t>
      </w:r>
      <w:proofErr w:type="gramStart"/>
      <w:r w:rsidRPr="007C62E0">
        <w:rPr>
          <w:lang w:val="en-US"/>
        </w:rPr>
        <w:t>are being crawled</w:t>
      </w:r>
      <w:proofErr w:type="gramEnd"/>
    </w:p>
    <w:p w14:paraId="16ADFAAD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Ongoing Maintenance</w:t>
      </w:r>
    </w:p>
    <w:p w14:paraId="2B7684C2" w14:textId="77777777" w:rsidR="007C62E0" w:rsidRPr="007C62E0" w:rsidRDefault="007C62E0" w:rsidP="007C62E0">
      <w:pPr>
        <w:numPr>
          <w:ilvl w:val="0"/>
          <w:numId w:val="28"/>
        </w:numPr>
        <w:rPr>
          <w:lang w:val="en-US"/>
        </w:rPr>
      </w:pPr>
      <w:r w:rsidRPr="007C62E0">
        <w:rPr>
          <w:b/>
          <w:bCs/>
          <w:lang w:val="en-US"/>
        </w:rPr>
        <w:t>Security updates</w:t>
      </w:r>
      <w:r w:rsidRPr="007C62E0">
        <w:rPr>
          <w:lang w:val="en-US"/>
        </w:rPr>
        <w:t xml:space="preserve"> - Weekly/monthly software and plugin updates</w:t>
      </w:r>
    </w:p>
    <w:p w14:paraId="7CCFCC02" w14:textId="77777777" w:rsidR="007C62E0" w:rsidRPr="007C62E0" w:rsidRDefault="007C62E0" w:rsidP="007C62E0">
      <w:pPr>
        <w:numPr>
          <w:ilvl w:val="0"/>
          <w:numId w:val="28"/>
        </w:numPr>
        <w:rPr>
          <w:lang w:val="en-US"/>
        </w:rPr>
      </w:pPr>
      <w:r w:rsidRPr="007C62E0">
        <w:rPr>
          <w:b/>
          <w:bCs/>
          <w:lang w:val="en-US"/>
        </w:rPr>
        <w:t>Content updates</w:t>
      </w:r>
      <w:r w:rsidRPr="007C62E0">
        <w:rPr>
          <w:lang w:val="en-US"/>
        </w:rPr>
        <w:t xml:space="preserve"> - Add new blog posts (1-4 per month recommended)</w:t>
      </w:r>
    </w:p>
    <w:p w14:paraId="4AD25825" w14:textId="77777777" w:rsidR="007C62E0" w:rsidRPr="007C62E0" w:rsidRDefault="007C62E0" w:rsidP="007C62E0">
      <w:pPr>
        <w:numPr>
          <w:ilvl w:val="0"/>
          <w:numId w:val="28"/>
        </w:numPr>
        <w:rPr>
          <w:lang w:val="en-US"/>
        </w:rPr>
      </w:pPr>
      <w:r w:rsidRPr="007C62E0">
        <w:rPr>
          <w:b/>
          <w:bCs/>
          <w:lang w:val="en-US"/>
        </w:rPr>
        <w:t>Performance monitoring</w:t>
      </w:r>
      <w:r w:rsidRPr="007C62E0">
        <w:rPr>
          <w:lang w:val="en-US"/>
        </w:rPr>
        <w:t xml:space="preserve"> - Regular speed tests and optimization</w:t>
      </w:r>
    </w:p>
    <w:p w14:paraId="028C612E" w14:textId="77777777" w:rsidR="007C62E0" w:rsidRPr="007C62E0" w:rsidRDefault="007C62E0" w:rsidP="007C62E0">
      <w:pPr>
        <w:numPr>
          <w:ilvl w:val="0"/>
          <w:numId w:val="28"/>
        </w:numPr>
        <w:rPr>
          <w:lang w:val="en-US"/>
        </w:rPr>
      </w:pPr>
      <w:r w:rsidRPr="007C62E0">
        <w:rPr>
          <w:b/>
          <w:bCs/>
          <w:lang w:val="en-US"/>
        </w:rPr>
        <w:t>Backup schedule</w:t>
      </w:r>
      <w:r w:rsidRPr="007C62E0">
        <w:rPr>
          <w:lang w:val="en-US"/>
        </w:rPr>
        <w:t xml:space="preserve"> - Daily or weekly automated backups</w:t>
      </w:r>
    </w:p>
    <w:p w14:paraId="5E78DE1A" w14:textId="77777777" w:rsidR="007C62E0" w:rsidRPr="007C62E0" w:rsidRDefault="007C62E0" w:rsidP="007C62E0">
      <w:pPr>
        <w:numPr>
          <w:ilvl w:val="0"/>
          <w:numId w:val="28"/>
        </w:numPr>
        <w:rPr>
          <w:lang w:val="en-US"/>
        </w:rPr>
      </w:pPr>
      <w:r w:rsidRPr="007C62E0">
        <w:rPr>
          <w:b/>
          <w:bCs/>
          <w:lang w:val="en-US"/>
        </w:rPr>
        <w:t>Broken link checks</w:t>
      </w:r>
      <w:r w:rsidRPr="007C62E0">
        <w:rPr>
          <w:lang w:val="en-US"/>
        </w:rPr>
        <w:t xml:space="preserve"> - Monthly scans for 404 errors</w:t>
      </w:r>
    </w:p>
    <w:p w14:paraId="5DED74B8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Marketing &amp; Growth</w:t>
      </w:r>
    </w:p>
    <w:p w14:paraId="79A3AF8D" w14:textId="77777777" w:rsidR="007C62E0" w:rsidRPr="007C62E0" w:rsidRDefault="007C62E0" w:rsidP="007C62E0">
      <w:pPr>
        <w:numPr>
          <w:ilvl w:val="0"/>
          <w:numId w:val="29"/>
        </w:numPr>
        <w:rPr>
          <w:lang w:val="en-US"/>
        </w:rPr>
      </w:pPr>
      <w:r w:rsidRPr="007C62E0">
        <w:rPr>
          <w:b/>
          <w:bCs/>
          <w:lang w:val="en-US"/>
        </w:rPr>
        <w:t>SEO optimization</w:t>
      </w:r>
      <w:r w:rsidRPr="007C62E0">
        <w:rPr>
          <w:lang w:val="en-US"/>
        </w:rPr>
        <w:t xml:space="preserve"> - Ongoing keyword targeting and content creation</w:t>
      </w:r>
    </w:p>
    <w:p w14:paraId="1792A5F7" w14:textId="77777777" w:rsidR="007C62E0" w:rsidRPr="007C62E0" w:rsidRDefault="007C62E0" w:rsidP="007C62E0">
      <w:pPr>
        <w:numPr>
          <w:ilvl w:val="0"/>
          <w:numId w:val="29"/>
        </w:numPr>
        <w:rPr>
          <w:lang w:val="en-US"/>
        </w:rPr>
      </w:pPr>
      <w:r w:rsidRPr="007C62E0">
        <w:rPr>
          <w:b/>
          <w:bCs/>
          <w:lang w:val="en-US"/>
        </w:rPr>
        <w:t>Local SEO</w:t>
      </w:r>
      <w:r w:rsidRPr="007C62E0">
        <w:rPr>
          <w:lang w:val="en-US"/>
        </w:rPr>
        <w:t xml:space="preserve"> - Optimize for "near me" searches, local directories</w:t>
      </w:r>
    </w:p>
    <w:p w14:paraId="6FF5C460" w14:textId="77777777" w:rsidR="007C62E0" w:rsidRPr="007C62E0" w:rsidRDefault="007C62E0" w:rsidP="007C62E0">
      <w:pPr>
        <w:numPr>
          <w:ilvl w:val="0"/>
          <w:numId w:val="29"/>
        </w:numPr>
        <w:rPr>
          <w:lang w:val="en-US"/>
        </w:rPr>
      </w:pPr>
      <w:r w:rsidRPr="007C62E0">
        <w:rPr>
          <w:b/>
          <w:bCs/>
          <w:lang w:val="en-US"/>
        </w:rPr>
        <w:t>Patient reviews</w:t>
      </w:r>
      <w:r w:rsidRPr="007C62E0">
        <w:rPr>
          <w:lang w:val="en-US"/>
        </w:rPr>
        <w:t xml:space="preserve"> - Encourage and respond to online reviews</w:t>
      </w:r>
    </w:p>
    <w:p w14:paraId="427B9A4D" w14:textId="77777777" w:rsidR="007C62E0" w:rsidRPr="007C62E0" w:rsidRDefault="007C62E0" w:rsidP="007C62E0">
      <w:pPr>
        <w:numPr>
          <w:ilvl w:val="0"/>
          <w:numId w:val="29"/>
        </w:numPr>
        <w:rPr>
          <w:lang w:val="en-US"/>
        </w:rPr>
      </w:pPr>
      <w:r w:rsidRPr="007C62E0">
        <w:rPr>
          <w:b/>
          <w:bCs/>
          <w:lang w:val="en-US"/>
        </w:rPr>
        <w:t>Social media integration</w:t>
      </w:r>
      <w:r w:rsidRPr="007C62E0">
        <w:rPr>
          <w:lang w:val="en-US"/>
        </w:rPr>
        <w:t xml:space="preserve"> - Share blog content, practice updates</w:t>
      </w:r>
    </w:p>
    <w:p w14:paraId="1ADB4687" w14:textId="77777777" w:rsidR="007C62E0" w:rsidRPr="007C62E0" w:rsidRDefault="007C62E0" w:rsidP="007C62E0">
      <w:pPr>
        <w:numPr>
          <w:ilvl w:val="0"/>
          <w:numId w:val="29"/>
        </w:numPr>
        <w:rPr>
          <w:lang w:val="en-US"/>
        </w:rPr>
      </w:pPr>
      <w:r w:rsidRPr="007C62E0">
        <w:rPr>
          <w:b/>
          <w:bCs/>
          <w:lang w:val="en-US"/>
        </w:rPr>
        <w:t>Email marketing</w:t>
      </w:r>
      <w:r w:rsidRPr="007C62E0">
        <w:rPr>
          <w:lang w:val="en-US"/>
        </w:rPr>
        <w:t xml:space="preserve"> - Newsletter for existing patients</w:t>
      </w:r>
    </w:p>
    <w:p w14:paraId="692D789D" w14:textId="77777777" w:rsidR="007C62E0" w:rsidRPr="007C62E0" w:rsidRDefault="007C62E0" w:rsidP="007C62E0">
      <w:pPr>
        <w:numPr>
          <w:ilvl w:val="0"/>
          <w:numId w:val="29"/>
        </w:numPr>
        <w:rPr>
          <w:lang w:val="en-US"/>
        </w:rPr>
      </w:pPr>
      <w:r w:rsidRPr="007C62E0">
        <w:rPr>
          <w:b/>
          <w:bCs/>
          <w:lang w:val="en-US"/>
        </w:rPr>
        <w:t>Google Ads</w:t>
      </w:r>
      <w:r w:rsidRPr="007C62E0">
        <w:rPr>
          <w:lang w:val="en-US"/>
        </w:rPr>
        <w:t xml:space="preserve"> - PPC campaigns if budget allows</w:t>
      </w:r>
    </w:p>
    <w:p w14:paraId="10791B7F" w14:textId="77777777" w:rsidR="007C62E0" w:rsidRPr="007C62E0" w:rsidRDefault="007C62E0" w:rsidP="007C62E0">
      <w:pPr>
        <w:numPr>
          <w:ilvl w:val="0"/>
          <w:numId w:val="29"/>
        </w:numPr>
        <w:rPr>
          <w:lang w:val="en-US"/>
        </w:rPr>
      </w:pPr>
      <w:r w:rsidRPr="007C62E0">
        <w:rPr>
          <w:b/>
          <w:bCs/>
          <w:lang w:val="en-US"/>
        </w:rPr>
        <w:t>Analytics review</w:t>
      </w:r>
      <w:r w:rsidRPr="007C62E0">
        <w:rPr>
          <w:lang w:val="en-US"/>
        </w:rPr>
        <w:t xml:space="preserve"> - Monthly reports on traffic, conversions, user behavior</w:t>
      </w:r>
    </w:p>
    <w:p w14:paraId="11207F4D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Continuous Improvement</w:t>
      </w:r>
    </w:p>
    <w:p w14:paraId="26C06E3D" w14:textId="77777777" w:rsidR="007C62E0" w:rsidRPr="007C62E0" w:rsidRDefault="007C62E0" w:rsidP="007C62E0">
      <w:pPr>
        <w:numPr>
          <w:ilvl w:val="0"/>
          <w:numId w:val="30"/>
        </w:numPr>
        <w:rPr>
          <w:lang w:val="en-US"/>
        </w:rPr>
      </w:pPr>
      <w:r w:rsidRPr="007C62E0">
        <w:rPr>
          <w:b/>
          <w:bCs/>
          <w:lang w:val="en-US"/>
        </w:rPr>
        <w:t>A/B testing</w:t>
      </w:r>
      <w:r w:rsidRPr="007C62E0">
        <w:rPr>
          <w:lang w:val="en-US"/>
        </w:rPr>
        <w:t xml:space="preserve"> - Test different headlines, CTAs, layouts</w:t>
      </w:r>
    </w:p>
    <w:p w14:paraId="3F51D5A7" w14:textId="77777777" w:rsidR="007C62E0" w:rsidRPr="007C62E0" w:rsidRDefault="007C62E0" w:rsidP="007C62E0">
      <w:pPr>
        <w:numPr>
          <w:ilvl w:val="0"/>
          <w:numId w:val="30"/>
        </w:numPr>
        <w:rPr>
          <w:lang w:val="en-US"/>
        </w:rPr>
      </w:pPr>
      <w:r w:rsidRPr="007C62E0">
        <w:rPr>
          <w:b/>
          <w:bCs/>
          <w:lang w:val="en-US"/>
        </w:rPr>
        <w:t>User experience updates</w:t>
      </w:r>
      <w:r w:rsidRPr="007C62E0">
        <w:rPr>
          <w:lang w:val="en-US"/>
        </w:rPr>
        <w:t xml:space="preserve"> - Based on heatmaps and user feedback</w:t>
      </w:r>
    </w:p>
    <w:p w14:paraId="417E4A0D" w14:textId="77777777" w:rsidR="007C62E0" w:rsidRPr="007C62E0" w:rsidRDefault="007C62E0" w:rsidP="007C62E0">
      <w:pPr>
        <w:numPr>
          <w:ilvl w:val="0"/>
          <w:numId w:val="30"/>
        </w:numPr>
        <w:rPr>
          <w:lang w:val="en-US"/>
        </w:rPr>
      </w:pPr>
      <w:r w:rsidRPr="007C62E0">
        <w:rPr>
          <w:b/>
          <w:bCs/>
          <w:lang w:val="en-US"/>
        </w:rPr>
        <w:t>Feature additions</w:t>
      </w:r>
      <w:r w:rsidRPr="007C62E0">
        <w:rPr>
          <w:lang w:val="en-US"/>
        </w:rPr>
        <w:t xml:space="preserve"> - Add new functionality as practice grows</w:t>
      </w:r>
    </w:p>
    <w:p w14:paraId="24EB9B28" w14:textId="77777777" w:rsidR="007C62E0" w:rsidRPr="007C62E0" w:rsidRDefault="007C62E0" w:rsidP="007C62E0">
      <w:pPr>
        <w:numPr>
          <w:ilvl w:val="0"/>
          <w:numId w:val="30"/>
        </w:numPr>
        <w:rPr>
          <w:lang w:val="en-US"/>
        </w:rPr>
      </w:pPr>
      <w:r w:rsidRPr="007C62E0">
        <w:rPr>
          <w:b/>
          <w:bCs/>
          <w:lang w:val="en-US"/>
        </w:rPr>
        <w:t>Content expansion</w:t>
      </w:r>
      <w:r w:rsidRPr="007C62E0">
        <w:rPr>
          <w:lang w:val="en-US"/>
        </w:rPr>
        <w:t xml:space="preserve"> - Add new service pages, resources</w:t>
      </w:r>
    </w:p>
    <w:p w14:paraId="7DAC1D7A" w14:textId="77777777" w:rsidR="007C62E0" w:rsidRPr="007C62E0" w:rsidRDefault="007C62E0" w:rsidP="007C62E0">
      <w:pPr>
        <w:numPr>
          <w:ilvl w:val="0"/>
          <w:numId w:val="30"/>
        </w:numPr>
        <w:rPr>
          <w:lang w:val="en-US"/>
        </w:rPr>
      </w:pPr>
      <w:r w:rsidRPr="007C62E0">
        <w:rPr>
          <w:b/>
          <w:bCs/>
          <w:lang w:val="en-US"/>
        </w:rPr>
        <w:lastRenderedPageBreak/>
        <w:t>Conversion optimization</w:t>
      </w:r>
      <w:r w:rsidRPr="007C62E0">
        <w:rPr>
          <w:lang w:val="en-US"/>
        </w:rPr>
        <w:t xml:space="preserve"> - Improve appointment booking rates</w:t>
      </w:r>
    </w:p>
    <w:p w14:paraId="4EF3CA41" w14:textId="77777777" w:rsidR="007C62E0" w:rsidRPr="007C62E0" w:rsidRDefault="007C62E0" w:rsidP="007C62E0">
      <w:pPr>
        <w:rPr>
          <w:lang w:val="en-US"/>
        </w:rPr>
      </w:pPr>
      <w:r w:rsidRPr="007C62E0">
        <w:rPr>
          <w:lang w:val="en-US"/>
        </w:rPr>
        <w:pict w14:anchorId="66D2B285">
          <v:rect id="_x0000_i1073" style="width:0;height:1.5pt" o:hralign="center" o:hrstd="t" o:hr="t" fillcolor="#a0a0a0" stroked="f"/>
        </w:pict>
      </w:r>
    </w:p>
    <w:p w14:paraId="79A3000B" w14:textId="77777777" w:rsidR="007C62E0" w:rsidRPr="007C62E0" w:rsidRDefault="007C62E0" w:rsidP="007C62E0">
      <w:pPr>
        <w:rPr>
          <w:b/>
          <w:bCs/>
          <w:lang w:val="en-US"/>
        </w:rPr>
      </w:pPr>
      <w:r w:rsidRPr="007C62E0">
        <w:rPr>
          <w:b/>
          <w:bCs/>
          <w:lang w:val="en-US"/>
        </w:rPr>
        <w:t>Key Deliverables Summary</w:t>
      </w:r>
    </w:p>
    <w:p w14:paraId="7D459D6E" w14:textId="77777777" w:rsidR="007C62E0" w:rsidRPr="007C62E0" w:rsidRDefault="007C62E0" w:rsidP="007C62E0">
      <w:pPr>
        <w:numPr>
          <w:ilvl w:val="0"/>
          <w:numId w:val="31"/>
        </w:numPr>
        <w:rPr>
          <w:lang w:val="en-US"/>
        </w:rPr>
      </w:pPr>
      <w:r w:rsidRPr="007C62E0">
        <w:rPr>
          <w:lang w:val="en-US"/>
        </w:rPr>
        <w:t>Strategy document and sitemap</w:t>
      </w:r>
    </w:p>
    <w:p w14:paraId="72B5737A" w14:textId="77777777" w:rsidR="007C62E0" w:rsidRPr="007C62E0" w:rsidRDefault="007C62E0" w:rsidP="007C62E0">
      <w:pPr>
        <w:numPr>
          <w:ilvl w:val="0"/>
          <w:numId w:val="31"/>
        </w:numPr>
        <w:rPr>
          <w:lang w:val="en-US"/>
        </w:rPr>
      </w:pPr>
      <w:r w:rsidRPr="007C62E0">
        <w:rPr>
          <w:lang w:val="en-US"/>
        </w:rPr>
        <w:t>Design mockups (desktop + mobile)</w:t>
      </w:r>
    </w:p>
    <w:p w14:paraId="361C0C87" w14:textId="77777777" w:rsidR="007C62E0" w:rsidRPr="007C62E0" w:rsidRDefault="007C62E0" w:rsidP="007C62E0">
      <w:pPr>
        <w:numPr>
          <w:ilvl w:val="0"/>
          <w:numId w:val="31"/>
        </w:numPr>
        <w:rPr>
          <w:lang w:val="en-US"/>
        </w:rPr>
      </w:pPr>
      <w:r w:rsidRPr="007C62E0">
        <w:rPr>
          <w:lang w:val="en-US"/>
        </w:rPr>
        <w:t>Complete written content library</w:t>
      </w:r>
    </w:p>
    <w:p w14:paraId="6D195E99" w14:textId="77777777" w:rsidR="007C62E0" w:rsidRPr="007C62E0" w:rsidRDefault="007C62E0" w:rsidP="007C62E0">
      <w:pPr>
        <w:numPr>
          <w:ilvl w:val="0"/>
          <w:numId w:val="31"/>
        </w:numPr>
        <w:rPr>
          <w:lang w:val="en-US"/>
        </w:rPr>
      </w:pPr>
      <w:r w:rsidRPr="007C62E0">
        <w:rPr>
          <w:lang w:val="en-US"/>
        </w:rPr>
        <w:t>Fully functional, responsive website</w:t>
      </w:r>
    </w:p>
    <w:p w14:paraId="014EFF55" w14:textId="77777777" w:rsidR="007C62E0" w:rsidRPr="007C62E0" w:rsidRDefault="007C62E0" w:rsidP="007C62E0">
      <w:pPr>
        <w:numPr>
          <w:ilvl w:val="0"/>
          <w:numId w:val="31"/>
        </w:numPr>
        <w:rPr>
          <w:lang w:val="en-US"/>
        </w:rPr>
      </w:pPr>
      <w:r w:rsidRPr="007C62E0">
        <w:rPr>
          <w:lang w:val="en-US"/>
        </w:rPr>
        <w:t>CMS with training documentation</w:t>
      </w:r>
    </w:p>
    <w:p w14:paraId="4EA61B26" w14:textId="77777777" w:rsidR="007C62E0" w:rsidRPr="007C62E0" w:rsidRDefault="007C62E0" w:rsidP="007C62E0">
      <w:pPr>
        <w:numPr>
          <w:ilvl w:val="0"/>
          <w:numId w:val="31"/>
        </w:numPr>
        <w:rPr>
          <w:lang w:val="en-US"/>
        </w:rPr>
      </w:pPr>
      <w:r w:rsidRPr="007C62E0">
        <w:rPr>
          <w:lang w:val="en-US"/>
        </w:rPr>
        <w:t>Analytics and tracking setup</w:t>
      </w:r>
    </w:p>
    <w:p w14:paraId="556C4E48" w14:textId="77777777" w:rsidR="007C62E0" w:rsidRPr="007C62E0" w:rsidRDefault="007C62E0" w:rsidP="007C62E0">
      <w:pPr>
        <w:numPr>
          <w:ilvl w:val="0"/>
          <w:numId w:val="31"/>
        </w:numPr>
        <w:rPr>
          <w:lang w:val="en-US"/>
        </w:rPr>
      </w:pPr>
      <w:r w:rsidRPr="007C62E0">
        <w:rPr>
          <w:lang w:val="en-US"/>
        </w:rPr>
        <w:t>Security and compliance documentation</w:t>
      </w:r>
    </w:p>
    <w:p w14:paraId="3703FE6B" w14:textId="77777777" w:rsidR="007C62E0" w:rsidRPr="007C62E0" w:rsidRDefault="007C62E0" w:rsidP="007C62E0">
      <w:pPr>
        <w:numPr>
          <w:ilvl w:val="0"/>
          <w:numId w:val="31"/>
        </w:numPr>
        <w:rPr>
          <w:lang w:val="en-US"/>
        </w:rPr>
      </w:pPr>
      <w:r w:rsidRPr="007C62E0">
        <w:rPr>
          <w:lang w:val="en-US"/>
        </w:rPr>
        <w:t>Ongoing maintenance plan</w:t>
      </w:r>
    </w:p>
    <w:p w14:paraId="2F4415AE" w14:textId="77777777" w:rsidR="007C62E0" w:rsidRPr="007C62E0" w:rsidRDefault="007C62E0" w:rsidP="007C62E0">
      <w:pPr>
        <w:rPr>
          <w:lang w:val="en-US"/>
        </w:rPr>
      </w:pPr>
      <w:r w:rsidRPr="007C62E0">
        <w:rPr>
          <w:b/>
          <w:bCs/>
          <w:lang w:val="en-US"/>
        </w:rPr>
        <w:t>Total Timeline: 10-18 weeks</w:t>
      </w:r>
      <w:r w:rsidRPr="007C62E0">
        <w:rPr>
          <w:lang w:val="en-US"/>
        </w:rPr>
        <w:t xml:space="preserve"> from start to launch, depending on complexity and content availability.</w:t>
      </w:r>
    </w:p>
    <w:p w14:paraId="51FA30D9" w14:textId="77777777" w:rsidR="007C62E0" w:rsidRDefault="007C62E0" w:rsidP="007C62E0">
      <w:pPr>
        <w:rPr>
          <w:lang w:val="en-US"/>
        </w:rPr>
      </w:pPr>
    </w:p>
    <w:p w14:paraId="17437D60" w14:textId="77777777" w:rsidR="007C62E0" w:rsidRPr="007C62E0" w:rsidRDefault="007C62E0" w:rsidP="007C62E0">
      <w:pPr>
        <w:rPr>
          <w:lang w:val="en-US"/>
        </w:rPr>
      </w:pPr>
    </w:p>
    <w:sectPr w:rsidR="007C62E0" w:rsidRPr="007C6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2E6"/>
    <w:multiLevelType w:val="multilevel"/>
    <w:tmpl w:val="A386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64D0"/>
    <w:multiLevelType w:val="hybridMultilevel"/>
    <w:tmpl w:val="92183B8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10708"/>
    <w:multiLevelType w:val="multilevel"/>
    <w:tmpl w:val="EC4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03A96"/>
    <w:multiLevelType w:val="multilevel"/>
    <w:tmpl w:val="BBD6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F44E7"/>
    <w:multiLevelType w:val="multilevel"/>
    <w:tmpl w:val="3CB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24150"/>
    <w:multiLevelType w:val="multilevel"/>
    <w:tmpl w:val="DA3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46702"/>
    <w:multiLevelType w:val="hybridMultilevel"/>
    <w:tmpl w:val="B2307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90103"/>
    <w:multiLevelType w:val="hybridMultilevel"/>
    <w:tmpl w:val="382A31E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890CFB"/>
    <w:multiLevelType w:val="multilevel"/>
    <w:tmpl w:val="553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961C2"/>
    <w:multiLevelType w:val="multilevel"/>
    <w:tmpl w:val="5A0C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91051"/>
    <w:multiLevelType w:val="hybridMultilevel"/>
    <w:tmpl w:val="B660021C"/>
    <w:lvl w:ilvl="0" w:tplc="6D2C8902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D5D4E"/>
    <w:multiLevelType w:val="multilevel"/>
    <w:tmpl w:val="A0C6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F3000"/>
    <w:multiLevelType w:val="multilevel"/>
    <w:tmpl w:val="55D2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62C2B"/>
    <w:multiLevelType w:val="multilevel"/>
    <w:tmpl w:val="7776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C4C96"/>
    <w:multiLevelType w:val="multilevel"/>
    <w:tmpl w:val="C8B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7046B"/>
    <w:multiLevelType w:val="hybridMultilevel"/>
    <w:tmpl w:val="C6C028BA"/>
    <w:lvl w:ilvl="0" w:tplc="D740344C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BF0A8C"/>
    <w:multiLevelType w:val="hybridMultilevel"/>
    <w:tmpl w:val="28C6A5B6"/>
    <w:lvl w:ilvl="0" w:tplc="16E6C506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8A31A4"/>
    <w:multiLevelType w:val="multilevel"/>
    <w:tmpl w:val="4A5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23C23"/>
    <w:multiLevelType w:val="multilevel"/>
    <w:tmpl w:val="77FC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E17C4"/>
    <w:multiLevelType w:val="hybridMultilevel"/>
    <w:tmpl w:val="D160FFFC"/>
    <w:lvl w:ilvl="0" w:tplc="4A5E4942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AC7CF3"/>
    <w:multiLevelType w:val="multilevel"/>
    <w:tmpl w:val="7C9A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752CF"/>
    <w:multiLevelType w:val="multilevel"/>
    <w:tmpl w:val="32E4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0429E"/>
    <w:multiLevelType w:val="multilevel"/>
    <w:tmpl w:val="B9A6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87BC4"/>
    <w:multiLevelType w:val="multilevel"/>
    <w:tmpl w:val="A216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501B7"/>
    <w:multiLevelType w:val="multilevel"/>
    <w:tmpl w:val="E620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CC2395"/>
    <w:multiLevelType w:val="multilevel"/>
    <w:tmpl w:val="7640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702B7A"/>
    <w:multiLevelType w:val="multilevel"/>
    <w:tmpl w:val="5F0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67043"/>
    <w:multiLevelType w:val="multilevel"/>
    <w:tmpl w:val="161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C7F22"/>
    <w:multiLevelType w:val="multilevel"/>
    <w:tmpl w:val="42E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77CF7"/>
    <w:multiLevelType w:val="multilevel"/>
    <w:tmpl w:val="DCA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80B6E"/>
    <w:multiLevelType w:val="multilevel"/>
    <w:tmpl w:val="58DA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935656">
    <w:abstractNumId w:val="15"/>
  </w:num>
  <w:num w:numId="2" w16cid:durableId="1123496417">
    <w:abstractNumId w:val="10"/>
  </w:num>
  <w:num w:numId="3" w16cid:durableId="413599483">
    <w:abstractNumId w:val="16"/>
  </w:num>
  <w:num w:numId="4" w16cid:durableId="1294680722">
    <w:abstractNumId w:val="19"/>
  </w:num>
  <w:num w:numId="5" w16cid:durableId="1003169094">
    <w:abstractNumId w:val="7"/>
  </w:num>
  <w:num w:numId="6" w16cid:durableId="2098941787">
    <w:abstractNumId w:val="1"/>
  </w:num>
  <w:num w:numId="7" w16cid:durableId="1404109055">
    <w:abstractNumId w:val="6"/>
  </w:num>
  <w:num w:numId="8" w16cid:durableId="1282298386">
    <w:abstractNumId w:val="0"/>
  </w:num>
  <w:num w:numId="9" w16cid:durableId="1015379311">
    <w:abstractNumId w:val="14"/>
  </w:num>
  <w:num w:numId="10" w16cid:durableId="306251737">
    <w:abstractNumId w:val="22"/>
  </w:num>
  <w:num w:numId="11" w16cid:durableId="1597322926">
    <w:abstractNumId w:val="12"/>
  </w:num>
  <w:num w:numId="12" w16cid:durableId="11154671">
    <w:abstractNumId w:val="18"/>
  </w:num>
  <w:num w:numId="13" w16cid:durableId="1011759100">
    <w:abstractNumId w:val="29"/>
  </w:num>
  <w:num w:numId="14" w16cid:durableId="991979483">
    <w:abstractNumId w:val="28"/>
  </w:num>
  <w:num w:numId="15" w16cid:durableId="1708333599">
    <w:abstractNumId w:val="30"/>
  </w:num>
  <w:num w:numId="16" w16cid:durableId="963342436">
    <w:abstractNumId w:val="13"/>
  </w:num>
  <w:num w:numId="17" w16cid:durableId="604194750">
    <w:abstractNumId w:val="20"/>
  </w:num>
  <w:num w:numId="18" w16cid:durableId="174729474">
    <w:abstractNumId w:val="3"/>
  </w:num>
  <w:num w:numId="19" w16cid:durableId="927541386">
    <w:abstractNumId w:val="21"/>
  </w:num>
  <w:num w:numId="20" w16cid:durableId="1212114698">
    <w:abstractNumId w:val="26"/>
  </w:num>
  <w:num w:numId="21" w16cid:durableId="667246127">
    <w:abstractNumId w:val="9"/>
  </w:num>
  <w:num w:numId="22" w16cid:durableId="157548587">
    <w:abstractNumId w:val="17"/>
  </w:num>
  <w:num w:numId="23" w16cid:durableId="2107000464">
    <w:abstractNumId w:val="8"/>
  </w:num>
  <w:num w:numId="24" w16cid:durableId="1925070000">
    <w:abstractNumId w:val="11"/>
  </w:num>
  <w:num w:numId="25" w16cid:durableId="603001168">
    <w:abstractNumId w:val="25"/>
  </w:num>
  <w:num w:numId="26" w16cid:durableId="1467235012">
    <w:abstractNumId w:val="24"/>
  </w:num>
  <w:num w:numId="27" w16cid:durableId="601375869">
    <w:abstractNumId w:val="5"/>
  </w:num>
  <w:num w:numId="28" w16cid:durableId="1492405349">
    <w:abstractNumId w:val="4"/>
  </w:num>
  <w:num w:numId="29" w16cid:durableId="1747218382">
    <w:abstractNumId w:val="2"/>
  </w:num>
  <w:num w:numId="30" w16cid:durableId="688289498">
    <w:abstractNumId w:val="27"/>
  </w:num>
  <w:num w:numId="31" w16cid:durableId="1298948345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ikalilmani94">
    <w15:presenceInfo w15:providerId="AD" w15:userId="S::haikalilmani94@g2024.live::ec8eccdb-d607-4a89-8ee9-49e1901f84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BB"/>
    <w:rsid w:val="00011883"/>
    <w:rsid w:val="00021BFC"/>
    <w:rsid w:val="00044EB1"/>
    <w:rsid w:val="00054042"/>
    <w:rsid w:val="000718D6"/>
    <w:rsid w:val="0007323F"/>
    <w:rsid w:val="000C096D"/>
    <w:rsid w:val="000C4F41"/>
    <w:rsid w:val="000E6065"/>
    <w:rsid w:val="00103372"/>
    <w:rsid w:val="001106C6"/>
    <w:rsid w:val="00126353"/>
    <w:rsid w:val="0016006A"/>
    <w:rsid w:val="001B288D"/>
    <w:rsid w:val="001E40AA"/>
    <w:rsid w:val="001F316F"/>
    <w:rsid w:val="00254860"/>
    <w:rsid w:val="002A2FB6"/>
    <w:rsid w:val="002A3297"/>
    <w:rsid w:val="002E48AA"/>
    <w:rsid w:val="003347F8"/>
    <w:rsid w:val="003373E3"/>
    <w:rsid w:val="00342E81"/>
    <w:rsid w:val="00343AAE"/>
    <w:rsid w:val="00356384"/>
    <w:rsid w:val="003776D7"/>
    <w:rsid w:val="00392235"/>
    <w:rsid w:val="003A408E"/>
    <w:rsid w:val="003F4B1D"/>
    <w:rsid w:val="004176D0"/>
    <w:rsid w:val="00441302"/>
    <w:rsid w:val="004431CA"/>
    <w:rsid w:val="0047139D"/>
    <w:rsid w:val="00497A7E"/>
    <w:rsid w:val="004D2932"/>
    <w:rsid w:val="00512824"/>
    <w:rsid w:val="00513ADA"/>
    <w:rsid w:val="005315DE"/>
    <w:rsid w:val="0058218A"/>
    <w:rsid w:val="005C2534"/>
    <w:rsid w:val="005C7FBA"/>
    <w:rsid w:val="006025FB"/>
    <w:rsid w:val="00606CB3"/>
    <w:rsid w:val="006145A4"/>
    <w:rsid w:val="00617594"/>
    <w:rsid w:val="00630074"/>
    <w:rsid w:val="00654D3E"/>
    <w:rsid w:val="00656961"/>
    <w:rsid w:val="00672EBB"/>
    <w:rsid w:val="006B366C"/>
    <w:rsid w:val="006D3527"/>
    <w:rsid w:val="007432B8"/>
    <w:rsid w:val="0077255A"/>
    <w:rsid w:val="00775A75"/>
    <w:rsid w:val="007950AD"/>
    <w:rsid w:val="007C2BA8"/>
    <w:rsid w:val="007C502B"/>
    <w:rsid w:val="007C53A6"/>
    <w:rsid w:val="007C62E0"/>
    <w:rsid w:val="007D79B0"/>
    <w:rsid w:val="008402AD"/>
    <w:rsid w:val="008678F1"/>
    <w:rsid w:val="008700BD"/>
    <w:rsid w:val="0089537A"/>
    <w:rsid w:val="008B1657"/>
    <w:rsid w:val="008B7908"/>
    <w:rsid w:val="00951A9C"/>
    <w:rsid w:val="00953CEF"/>
    <w:rsid w:val="0096354C"/>
    <w:rsid w:val="009716C6"/>
    <w:rsid w:val="009F3F67"/>
    <w:rsid w:val="00A2040F"/>
    <w:rsid w:val="00A5120E"/>
    <w:rsid w:val="00A61302"/>
    <w:rsid w:val="00A64DD4"/>
    <w:rsid w:val="00A66ADB"/>
    <w:rsid w:val="00A730F2"/>
    <w:rsid w:val="00A957A4"/>
    <w:rsid w:val="00AB305B"/>
    <w:rsid w:val="00AD0B79"/>
    <w:rsid w:val="00AD33D8"/>
    <w:rsid w:val="00B14A66"/>
    <w:rsid w:val="00B324D0"/>
    <w:rsid w:val="00B44F7E"/>
    <w:rsid w:val="00C64075"/>
    <w:rsid w:val="00CD166E"/>
    <w:rsid w:val="00D230C2"/>
    <w:rsid w:val="00D373B7"/>
    <w:rsid w:val="00E405D9"/>
    <w:rsid w:val="00E865A9"/>
    <w:rsid w:val="00E93AA3"/>
    <w:rsid w:val="00EB0AFA"/>
    <w:rsid w:val="00EE3DBB"/>
    <w:rsid w:val="00EE67EC"/>
    <w:rsid w:val="00EE7AB9"/>
    <w:rsid w:val="00F102D2"/>
    <w:rsid w:val="00F10995"/>
    <w:rsid w:val="00F57153"/>
    <w:rsid w:val="00FB104A"/>
    <w:rsid w:val="00FF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19E7"/>
  <w15:chartTrackingRefBased/>
  <w15:docId w15:val="{B9E31FF2-9CD2-4BEC-A444-BB1821DD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D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D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D3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F316F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732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dinaldigitalmarketing.com/healthcare-resources/blog/digital-marketing-strategies-tips-ideas-obgy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orhunt.co/palette/f8ede3dfd3c3d0b8a8c5705d" TargetMode="External"/><Relationship Id="rId12" Type="http://schemas.openxmlformats.org/officeDocument/2006/relationships/hyperlink" Target="https://www.cardinaldigitalmarketing.com/healthcare-resources/blog/digital-marketing-strategies-tips-ideas-obgy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sygner.com/blog/industry/how-to-market-obstetricians-gynecologists-busines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getweave.com/obgyn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rdinaldigitalmarketing.com/healthcare-resources/blog/digital-marketing-strategies-tips-ideas-obgyn/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10</Pages>
  <Words>1734</Words>
  <Characters>9888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haikalilmani94</dc:creator>
  <cp:keywords/>
  <dc:description/>
  <cp:lastModifiedBy>Haikal Ilmani</cp:lastModifiedBy>
  <cp:revision>2</cp:revision>
  <dcterms:created xsi:type="dcterms:W3CDTF">2025-12-03T20:46:00Z</dcterms:created>
  <dcterms:modified xsi:type="dcterms:W3CDTF">2025-12-03T20:46:00Z</dcterms:modified>
</cp:coreProperties>
</file>