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6A6C" w14:textId="5469089F" w:rsidR="008B7908" w:rsidRDefault="008B7908" w:rsidP="008B7908">
      <w:pPr>
        <w:rPr>
          <w:lang w:val="en-US"/>
        </w:rPr>
      </w:pPr>
      <w:r>
        <w:rPr>
          <w:lang w:val="en-US"/>
        </w:rPr>
        <w:t>Header</w:t>
      </w:r>
    </w:p>
    <w:p w14:paraId="33785BA0" w14:textId="65E2E9C9" w:rsidR="008B7908" w:rsidRDefault="008B7908" w:rsidP="008B7908">
      <w:pPr>
        <w:rPr>
          <w:lang w:val="en-US"/>
        </w:rPr>
      </w:pPr>
      <w:r>
        <w:rPr>
          <w:lang w:val="en-US"/>
        </w:rPr>
        <w:t>Nav</w:t>
      </w:r>
    </w:p>
    <w:p w14:paraId="3700756E" w14:textId="6A3BD1B9" w:rsidR="00FF707B" w:rsidRDefault="00FF707B" w:rsidP="008B7908">
      <w:pPr>
        <w:rPr>
          <w:lang w:val="en-US"/>
        </w:rPr>
      </w:pPr>
      <w:r>
        <w:rPr>
          <w:lang w:val="en-US"/>
        </w:rPr>
        <w:tab/>
        <w:t xml:space="preserve">About </w:t>
      </w:r>
      <w:r w:rsidR="00606CB3">
        <w:rPr>
          <w:lang w:val="en-US"/>
        </w:rPr>
        <w:t xml:space="preserve">Dr Syakira </w:t>
      </w:r>
    </w:p>
    <w:p w14:paraId="427F9362" w14:textId="6D42FD9C" w:rsidR="00FF707B" w:rsidRDefault="00FF707B" w:rsidP="008B7908">
      <w:pPr>
        <w:rPr>
          <w:lang w:val="en-US"/>
        </w:rPr>
      </w:pPr>
      <w:r>
        <w:rPr>
          <w:lang w:val="en-US"/>
        </w:rPr>
        <w:tab/>
        <w:t>Services</w:t>
      </w:r>
    </w:p>
    <w:p w14:paraId="1756A53B" w14:textId="00A4CB99" w:rsidR="00FF707B" w:rsidRDefault="00672EBB" w:rsidP="00103372">
      <w:pPr>
        <w:rPr>
          <w:lang w:val="en-US"/>
        </w:rPr>
      </w:pPr>
      <w:r>
        <w:rPr>
          <w:lang w:val="en-US"/>
        </w:rPr>
        <w:tab/>
        <w:t>Patient Testimonials</w:t>
      </w:r>
    </w:p>
    <w:p w14:paraId="59233D6A" w14:textId="030C621B" w:rsidR="00A2040F" w:rsidRDefault="00E93AA3" w:rsidP="008B7908">
      <w:pPr>
        <w:rPr>
          <w:lang w:val="en-US"/>
        </w:rPr>
      </w:pPr>
      <w:r>
        <w:rPr>
          <w:lang w:val="en-US"/>
        </w:rPr>
        <w:tab/>
        <w:t>Contact Me</w:t>
      </w:r>
    </w:p>
    <w:p w14:paraId="3C70916A" w14:textId="3C187677" w:rsidR="008B7908" w:rsidRDefault="007432B8" w:rsidP="008B7908">
      <w:pPr>
        <w:rPr>
          <w:lang w:val="en-US"/>
        </w:rPr>
      </w:pPr>
      <w:r>
        <w:rPr>
          <w:lang w:val="en-US"/>
        </w:rPr>
        <w:t xml:space="preserve">Main </w:t>
      </w:r>
    </w:p>
    <w:p w14:paraId="03605D47" w14:textId="23F32500" w:rsidR="0016006A" w:rsidRDefault="007C502B" w:rsidP="008B7908">
      <w:pPr>
        <w:rPr>
          <w:lang w:val="en-US"/>
        </w:rPr>
      </w:pPr>
      <w:r>
        <w:rPr>
          <w:lang w:val="en-US"/>
        </w:rPr>
        <w:tab/>
      </w:r>
      <w:r w:rsidR="0016006A">
        <w:rPr>
          <w:lang w:val="en-US"/>
        </w:rPr>
        <w:t>About Me</w:t>
      </w:r>
    </w:p>
    <w:p w14:paraId="0CCE2F89" w14:textId="706DF661" w:rsidR="0016006A" w:rsidRDefault="0016006A" w:rsidP="008B7908">
      <w:pPr>
        <w:rPr>
          <w:lang w:val="en-US"/>
        </w:rPr>
      </w:pPr>
      <w:r>
        <w:rPr>
          <w:lang w:val="en-US"/>
        </w:rPr>
        <w:tab/>
      </w:r>
      <w:r w:rsidR="007C2BA8">
        <w:rPr>
          <w:lang w:val="en-US"/>
        </w:rPr>
        <w:t>Client</w:t>
      </w:r>
      <w:r w:rsidR="001B288D">
        <w:rPr>
          <w:lang w:val="en-US"/>
        </w:rPr>
        <w:t xml:space="preserve"> testimonials</w:t>
      </w:r>
    </w:p>
    <w:p w14:paraId="4A064E48" w14:textId="312F3EB7" w:rsidR="007432B8" w:rsidRDefault="001B288D" w:rsidP="008B7908">
      <w:pPr>
        <w:rPr>
          <w:lang w:val="en-US"/>
        </w:rPr>
      </w:pPr>
      <w:r>
        <w:rPr>
          <w:lang w:val="en-US"/>
        </w:rPr>
        <w:tab/>
        <w:t>Health Blog</w:t>
      </w:r>
    </w:p>
    <w:p w14:paraId="09119114" w14:textId="5080C031" w:rsidR="00A64DD4" w:rsidRDefault="00A64DD4" w:rsidP="008B7908">
      <w:pPr>
        <w:rPr>
          <w:lang w:val="en-US"/>
        </w:rPr>
      </w:pPr>
      <w:r>
        <w:rPr>
          <w:lang w:val="en-US"/>
        </w:rPr>
        <w:tab/>
        <w:t xml:space="preserve">Link to third party review </w:t>
      </w:r>
      <w:r w:rsidR="00343AAE">
        <w:rPr>
          <w:lang w:val="en-US"/>
        </w:rPr>
        <w:t>system</w:t>
      </w:r>
    </w:p>
    <w:p w14:paraId="73D4FC16" w14:textId="31067B26" w:rsidR="00054042" w:rsidRDefault="00054042" w:rsidP="008B7908">
      <w:pPr>
        <w:rPr>
          <w:lang w:val="en-US"/>
        </w:rPr>
      </w:pPr>
      <w:r>
        <w:rPr>
          <w:lang w:val="en-US"/>
        </w:rPr>
        <w:tab/>
        <w:t xml:space="preserve">Booking </w:t>
      </w:r>
      <w:r w:rsidR="003F4B1D">
        <w:rPr>
          <w:lang w:val="en-US"/>
        </w:rPr>
        <w:t xml:space="preserve">appointment </w:t>
      </w:r>
      <w:r>
        <w:rPr>
          <w:lang w:val="en-US"/>
        </w:rPr>
        <w:t xml:space="preserve">system </w:t>
      </w:r>
    </w:p>
    <w:p w14:paraId="18570EAE" w14:textId="73DE8014" w:rsidR="007432B8" w:rsidRDefault="007432B8" w:rsidP="008B7908">
      <w:pPr>
        <w:rPr>
          <w:lang w:val="en-US"/>
        </w:rPr>
      </w:pPr>
      <w:r>
        <w:rPr>
          <w:lang w:val="en-US"/>
        </w:rPr>
        <w:t>Footer</w:t>
      </w:r>
    </w:p>
    <w:p w14:paraId="0BBEEA01" w14:textId="3D4DE96E" w:rsidR="007432B8" w:rsidRDefault="007432B8" w:rsidP="007432B8">
      <w:pPr>
        <w:rPr>
          <w:lang w:val="en-US"/>
        </w:rPr>
      </w:pPr>
      <w:r>
        <w:rPr>
          <w:lang w:val="en-US"/>
        </w:rPr>
        <w:tab/>
        <w:t>Contact details</w:t>
      </w:r>
    </w:p>
    <w:p w14:paraId="3BC47420" w14:textId="2142E142" w:rsidR="00C64075" w:rsidRDefault="00C64075" w:rsidP="007432B8">
      <w:pPr>
        <w:rPr>
          <w:lang w:val="en-US"/>
        </w:rPr>
      </w:pPr>
      <w:r>
        <w:rPr>
          <w:lang w:val="en-US"/>
        </w:rPr>
        <w:tab/>
        <w:t>IG page</w:t>
      </w:r>
    </w:p>
    <w:p w14:paraId="735C9BCD" w14:textId="42D1FF95" w:rsidR="00356384" w:rsidRDefault="00356384" w:rsidP="007432B8">
      <w:pPr>
        <w:rPr>
          <w:lang w:val="en-US"/>
        </w:rPr>
      </w:pPr>
      <w:r>
        <w:rPr>
          <w:lang w:val="en-US"/>
        </w:rPr>
        <w:tab/>
      </w:r>
    </w:p>
    <w:p w14:paraId="29797242" w14:textId="057F9B20" w:rsidR="007432B8" w:rsidRDefault="007C502B" w:rsidP="002A3297">
      <w:pPr>
        <w:rPr>
          <w:lang w:val="en-US"/>
        </w:rPr>
      </w:pPr>
      <w:r>
        <w:rPr>
          <w:lang w:val="en-US"/>
        </w:rPr>
        <w:tab/>
      </w:r>
    </w:p>
    <w:p w14:paraId="33A39B9A" w14:textId="2DF906AE" w:rsidR="002A3297" w:rsidRDefault="002A3297" w:rsidP="002A3297">
      <w:pPr>
        <w:rPr>
          <w:lang w:val="en-US"/>
        </w:rPr>
      </w:pPr>
      <w:r>
        <w:rPr>
          <w:lang w:val="en-US"/>
        </w:rPr>
        <w:t>Design language</w:t>
      </w:r>
    </w:p>
    <w:p w14:paraId="200FD189" w14:textId="596EFBF6" w:rsidR="002A3297" w:rsidRDefault="002A3297" w:rsidP="002A329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Modern</w:t>
      </w:r>
    </w:p>
    <w:p w14:paraId="5139BD31" w14:textId="11501B9B" w:rsidR="002A3297" w:rsidRDefault="002A3297" w:rsidP="002A329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Smooth transition</w:t>
      </w:r>
    </w:p>
    <w:p w14:paraId="2BFB2B0C" w14:textId="1D4D952E" w:rsidR="002A3297" w:rsidRDefault="00B14A66" w:rsidP="002A329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Professional pictures with good clarity and bokeh</w:t>
      </w:r>
    </w:p>
    <w:p w14:paraId="4CFD0017" w14:textId="46143A81" w:rsidR="00A66ADB" w:rsidRDefault="003A408E" w:rsidP="006B366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Beige-white-cream</w:t>
      </w:r>
      <w:r w:rsidR="0089537A">
        <w:rPr>
          <w:lang w:val="en-US"/>
        </w:rPr>
        <w:t xml:space="preserve"> with some tint of pink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theme</w:t>
      </w:r>
    </w:p>
    <w:p w14:paraId="157D1C5A" w14:textId="719E24EF" w:rsidR="006B366C" w:rsidRDefault="006B366C" w:rsidP="006B366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Semi-translucency </w:t>
      </w:r>
    </w:p>
    <w:p w14:paraId="4168A78A" w14:textId="4C09EF81" w:rsidR="00775A75" w:rsidRDefault="00775A75" w:rsidP="006B366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Mobile-friendly</w:t>
      </w:r>
    </w:p>
    <w:p w14:paraId="792CD491" w14:textId="2D68E36E" w:rsidR="00EE7AB9" w:rsidRDefault="00654D3E" w:rsidP="006B366C">
      <w:pPr>
        <w:pStyle w:val="ListParagraph"/>
        <w:numPr>
          <w:ilvl w:val="0"/>
          <w:numId w:val="4"/>
        </w:numPr>
        <w:rPr>
          <w:lang w:val="en-US"/>
        </w:rPr>
      </w:pPr>
      <w:ins w:id="0" w:author="haikalilmani94" w:date="2025-01-15T08:27:00Z" w16du:dateUtc="2025-01-15T08:27:00Z">
        <w:r>
          <w:rPr>
            <w:lang w:val="en-US"/>
          </w:rPr>
          <w:fldChar w:fldCharType="begin"/>
        </w:r>
        <w:r>
          <w:rPr>
            <w:lang w:val="en-US"/>
          </w:rPr>
          <w:instrText>HYPERLINK "</w:instrText>
        </w:r>
        <w:r w:rsidRPr="00EE7AB9">
          <w:rPr>
            <w:lang w:val="en-US"/>
          </w:rPr>
          <w:instrText>https://thomasdigital.com/industry/best-doctor-websites</w:instrText>
        </w:r>
        <w:r>
          <w:rPr>
            <w:lang w:val="en-US"/>
          </w:rPr>
          <w:instrText>"</w:instrText>
        </w:r>
        <w:r>
          <w:rPr>
            <w:lang w:val="en-US"/>
          </w:rPr>
        </w:r>
        <w:r>
          <w:rPr>
            <w:lang w:val="en-US"/>
          </w:rPr>
          <w:fldChar w:fldCharType="separate"/>
        </w:r>
        <w:r w:rsidRPr="006671BF">
          <w:rPr>
            <w:rStyle w:val="Hyperlink"/>
            <w:lang w:val="en-US"/>
          </w:rPr>
          <w:t>https://thomasdigital.com/industry/best-doctor-websites</w:t>
        </w:r>
        <w:r>
          <w:rPr>
            <w:lang w:val="en-US"/>
          </w:rPr>
          <w:fldChar w:fldCharType="end"/>
        </w:r>
        <w:r>
          <w:rPr>
            <w:lang w:val="en-US"/>
          </w:rPr>
          <w:t xml:space="preserve"> </w:t>
        </w:r>
      </w:ins>
    </w:p>
    <w:p w14:paraId="620FF4E2" w14:textId="77777777" w:rsidR="00126353" w:rsidRDefault="00126353" w:rsidP="00126353">
      <w:pPr>
        <w:rPr>
          <w:lang w:val="en-US"/>
        </w:rPr>
      </w:pPr>
    </w:p>
    <w:p w14:paraId="43D55483" w14:textId="4F9ECFD6" w:rsidR="00FB104A" w:rsidRDefault="00FB104A" w:rsidP="00126353">
      <w:pPr>
        <w:rPr>
          <w:lang w:val="en-US"/>
        </w:rPr>
      </w:pPr>
      <w:r>
        <w:rPr>
          <w:lang w:val="en-US"/>
        </w:rPr>
        <w:t>Security concerns</w:t>
      </w:r>
    </w:p>
    <w:p w14:paraId="689B4B7B" w14:textId="468FAC0D" w:rsidR="00B44F7E" w:rsidRDefault="00B44F7E" w:rsidP="00FB10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GDPR</w:t>
      </w:r>
      <w:r w:rsidR="00EB0AFA">
        <w:rPr>
          <w:lang w:val="en-US"/>
        </w:rPr>
        <w:t>-compliance</w:t>
      </w:r>
    </w:p>
    <w:p w14:paraId="573C6761" w14:textId="679ED95D" w:rsidR="00EE7AB9" w:rsidRDefault="00EE7AB9" w:rsidP="00EE7AB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If you are taking in </w:t>
      </w:r>
    </w:p>
    <w:p w14:paraId="2A1B7010" w14:textId="2BDD774D" w:rsidR="001106C6" w:rsidRDefault="001106C6" w:rsidP="00FB10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HTTPS</w:t>
      </w:r>
    </w:p>
    <w:p w14:paraId="4783BC44" w14:textId="5D5DFF03" w:rsidR="001106C6" w:rsidRDefault="001106C6" w:rsidP="00FB10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.com domain</w:t>
      </w:r>
      <w:r w:rsidR="002E48AA">
        <w:rPr>
          <w:lang w:val="en-US"/>
        </w:rPr>
        <w:t xml:space="preserve"> </w:t>
      </w:r>
    </w:p>
    <w:p w14:paraId="1855E891" w14:textId="7B995172" w:rsidR="006025FB" w:rsidRDefault="006025FB" w:rsidP="006025FB">
      <w:pPr>
        <w:pStyle w:val="ListParagraph"/>
        <w:numPr>
          <w:ilvl w:val="1"/>
          <w:numId w:val="4"/>
        </w:numPr>
        <w:rPr>
          <w:ins w:id="1" w:author="haikalilmani94" w:date="2025-01-15T08:27:00Z" w16du:dateUtc="2025-01-15T08:27:00Z"/>
          <w:lang w:val="en-US"/>
        </w:rPr>
      </w:pPr>
      <w:proofErr w:type="spellStart"/>
      <w:ins w:id="2" w:author="haikalilmani94" w:date="2025-01-15T08:27:00Z" w16du:dateUtc="2025-01-15T08:27:00Z">
        <w:r>
          <w:rPr>
            <w:lang w:val="en-US"/>
          </w:rPr>
          <w:t>O&amp;GbyDrSyakira</w:t>
        </w:r>
        <w:proofErr w:type="spellEnd"/>
      </w:ins>
    </w:p>
    <w:p w14:paraId="5810D4DA" w14:textId="659D8F9C" w:rsidR="00FB104A" w:rsidRDefault="00A61302" w:rsidP="00FB10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Booking appointment system. Handled by 3</w:t>
      </w:r>
      <w:r w:rsidRPr="00A61302">
        <w:rPr>
          <w:vertAlign w:val="superscript"/>
          <w:lang w:val="en-US"/>
        </w:rPr>
        <w:t>rd</w:t>
      </w:r>
      <w:r>
        <w:rPr>
          <w:lang w:val="en-US"/>
        </w:rPr>
        <w:t xml:space="preserve"> party? </w:t>
      </w:r>
    </w:p>
    <w:p w14:paraId="2DF99E31" w14:textId="1DFD1EF5" w:rsidR="00A61302" w:rsidRDefault="007950AD" w:rsidP="00FB10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DDOS </w:t>
      </w:r>
    </w:p>
    <w:p w14:paraId="1FBC8224" w14:textId="6B279CEE" w:rsidR="004176D0" w:rsidRDefault="004176D0" w:rsidP="004176D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WAF filter</w:t>
      </w:r>
    </w:p>
    <w:p w14:paraId="1FFBE17C" w14:textId="171C8B1D" w:rsidR="007950AD" w:rsidRDefault="007950AD" w:rsidP="00FB10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SQL injection</w:t>
      </w:r>
    </w:p>
    <w:p w14:paraId="7F1D600F" w14:textId="6D9801F7" w:rsidR="005315DE" w:rsidRDefault="005315DE" w:rsidP="005315D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Encryption </w:t>
      </w:r>
    </w:p>
    <w:p w14:paraId="6C22EB29" w14:textId="499EEB92" w:rsidR="005315DE" w:rsidRDefault="005315DE" w:rsidP="005315D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Limit privileges </w:t>
      </w:r>
    </w:p>
    <w:p w14:paraId="0DDA76E4" w14:textId="256549DB" w:rsidR="009716C6" w:rsidRPr="00EE7AB9" w:rsidRDefault="009716C6" w:rsidP="00EE7AB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Parameterize queries</w:t>
      </w:r>
    </w:p>
    <w:p w14:paraId="67C0A4B9" w14:textId="6E2A7121" w:rsidR="007950AD" w:rsidRDefault="005C7FBA" w:rsidP="00FB10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Dependency on third party webhosting </w:t>
      </w:r>
    </w:p>
    <w:p w14:paraId="3B4DEEB1" w14:textId="77777777" w:rsidR="00A730F2" w:rsidRPr="00FB104A" w:rsidRDefault="00A730F2" w:rsidP="00FB104A">
      <w:pPr>
        <w:pStyle w:val="ListParagraph"/>
        <w:numPr>
          <w:ilvl w:val="0"/>
          <w:numId w:val="4"/>
        </w:numPr>
        <w:rPr>
          <w:lang w:val="en-US"/>
        </w:rPr>
      </w:pPr>
    </w:p>
    <w:p w14:paraId="2D48F928" w14:textId="77777777" w:rsidR="008678F1" w:rsidRDefault="008678F1" w:rsidP="008678F1">
      <w:pPr>
        <w:rPr>
          <w:lang w:val="en-US"/>
        </w:rPr>
      </w:pPr>
    </w:p>
    <w:p w14:paraId="69964AB0" w14:textId="77777777" w:rsidR="008678F1" w:rsidRPr="008678F1" w:rsidRDefault="008678F1" w:rsidP="008678F1">
      <w:pPr>
        <w:rPr>
          <w:lang w:val="en-US"/>
        </w:rPr>
      </w:pPr>
    </w:p>
    <w:p w14:paraId="36634137" w14:textId="77777777" w:rsidR="007432B8" w:rsidRPr="007432B8" w:rsidRDefault="007432B8" w:rsidP="007432B8">
      <w:pPr>
        <w:rPr>
          <w:lang w:val="en-US"/>
        </w:rPr>
      </w:pPr>
    </w:p>
    <w:p w14:paraId="7F9C7D37" w14:textId="45182F4A" w:rsidR="007432B8" w:rsidRDefault="00512824" w:rsidP="008B7908">
      <w:pPr>
        <w:rPr>
          <w:lang w:val="en-US"/>
        </w:rPr>
      </w:pPr>
      <w:r>
        <w:rPr>
          <w:lang w:val="en-US"/>
        </w:rPr>
        <w:t>Font</w:t>
      </w:r>
    </w:p>
    <w:p w14:paraId="27AD41C3" w14:textId="48495BA5" w:rsidR="00512824" w:rsidRDefault="00D373B7" w:rsidP="0051282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Garamond </w:t>
      </w:r>
      <w:r w:rsidR="00512824">
        <w:rPr>
          <w:lang w:val="en-US"/>
        </w:rPr>
        <w:t>for Header</w:t>
      </w:r>
      <w:r w:rsidR="005C2534">
        <w:rPr>
          <w:lang w:val="en-US"/>
        </w:rPr>
        <w:t xml:space="preserve"> </w:t>
      </w:r>
    </w:p>
    <w:p w14:paraId="33C4CA71" w14:textId="66E2FCA6" w:rsidR="00512824" w:rsidRDefault="00D373B7" w:rsidP="0051282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Montserrat</w:t>
      </w:r>
      <w:r w:rsidR="00512824">
        <w:rPr>
          <w:lang w:val="en-US"/>
        </w:rPr>
        <w:t xml:space="preserve"> for paragraph</w:t>
      </w:r>
    </w:p>
    <w:p w14:paraId="7E5197E7" w14:textId="77777777" w:rsidR="00512824" w:rsidRDefault="00512824" w:rsidP="00342E81">
      <w:pPr>
        <w:rPr>
          <w:lang w:val="en-US"/>
        </w:rPr>
      </w:pPr>
    </w:p>
    <w:p w14:paraId="66841C0B" w14:textId="77777777" w:rsidR="00342E81" w:rsidRDefault="00342E81" w:rsidP="00342E81">
      <w:pPr>
        <w:rPr>
          <w:lang w:val="en-US"/>
        </w:rPr>
      </w:pPr>
    </w:p>
    <w:p w14:paraId="02129283" w14:textId="4B5A48CE" w:rsidR="00342E81" w:rsidRDefault="00342E81" w:rsidP="00342E81">
      <w:pPr>
        <w:rPr>
          <w:lang w:val="en-US"/>
        </w:rPr>
      </w:pPr>
      <w:r>
        <w:rPr>
          <w:lang w:val="en-US"/>
        </w:rPr>
        <w:t>Style guide:</w:t>
      </w:r>
    </w:p>
    <w:p w14:paraId="028825D3" w14:textId="61FDE7C2" w:rsidR="00342E81" w:rsidRDefault="00342E81" w:rsidP="00342E81">
      <w:pPr>
        <w:rPr>
          <w:lang w:val="en-US"/>
        </w:rPr>
      </w:pPr>
      <w:r>
        <w:rPr>
          <w:lang w:val="en-US"/>
        </w:rPr>
        <w:t xml:space="preserve">Color theme: </w:t>
      </w:r>
    </w:p>
    <w:p w14:paraId="474389E3" w14:textId="107B8154" w:rsidR="00630074" w:rsidRPr="00630074" w:rsidRDefault="00630074" w:rsidP="0063007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More warm pink/peach.</w:t>
      </w:r>
    </w:p>
    <w:p w14:paraId="0576ECDA" w14:textId="73C9F35A" w:rsidR="00342E81" w:rsidRDefault="00342E81" w:rsidP="00342E81">
      <w:pPr>
        <w:rPr>
          <w:lang w:val="en-US"/>
        </w:rPr>
      </w:pPr>
      <w:r w:rsidRPr="00342E81">
        <w:rPr>
          <w:noProof/>
          <w:lang w:val="en-US"/>
        </w:rPr>
        <w:drawing>
          <wp:inline distT="0" distB="0" distL="0" distR="0" wp14:anchorId="2589BE21" wp14:editId="2CAD1E19">
            <wp:extent cx="2184400" cy="2142290"/>
            <wp:effectExtent l="0" t="0" r="6350" b="0"/>
            <wp:docPr id="2110832068" name="Picture 1" descr="A square with a white and brown gradien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32068" name="Picture 1" descr="A square with a white and brown gradient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5968" cy="214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2D1F" w14:textId="244B1087" w:rsidR="00342E81" w:rsidRDefault="00342E81" w:rsidP="00342E81">
      <w:pPr>
        <w:rPr>
          <w:lang w:val="en-US"/>
        </w:rPr>
      </w:pPr>
      <w:r w:rsidRPr="00342E81">
        <w:rPr>
          <w:noProof/>
          <w:lang w:val="en-US"/>
        </w:rPr>
        <w:drawing>
          <wp:inline distT="0" distB="0" distL="0" distR="0" wp14:anchorId="6EC5BDD8" wp14:editId="3F34BF8F">
            <wp:extent cx="4080933" cy="1086470"/>
            <wp:effectExtent l="0" t="0" r="0" b="0"/>
            <wp:docPr id="65143695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36959" name="Picture 1" descr="A screenshot of a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897" cy="108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92D6" w14:textId="14899074" w:rsidR="00F102D2" w:rsidRDefault="00EE67EC" w:rsidP="00342E81">
      <w:pPr>
        <w:rPr>
          <w:lang w:val="en-US"/>
        </w:rPr>
      </w:pPr>
      <w:hyperlink r:id="rId7" w:history="1">
        <w:r w:rsidRPr="007C124F">
          <w:rPr>
            <w:rStyle w:val="Hyperlink"/>
            <w:lang w:val="en-US"/>
          </w:rPr>
          <w:t>https://colorhunt.co/palette/f8ede3dfd3c3d0b8a8c5705d</w:t>
        </w:r>
      </w:hyperlink>
    </w:p>
    <w:p w14:paraId="7628458D" w14:textId="1E3E98D3" w:rsidR="00E865A9" w:rsidRDefault="00E865A9" w:rsidP="00342E81">
      <w:pPr>
        <w:rPr>
          <w:lang w:val="en-US"/>
        </w:rPr>
      </w:pPr>
      <w:r>
        <w:rPr>
          <w:lang w:val="en-US"/>
        </w:rPr>
        <w:t xml:space="preserve">first color for general background </w:t>
      </w:r>
    </w:p>
    <w:p w14:paraId="283C932D" w14:textId="5E876AA0" w:rsidR="00E865A9" w:rsidRDefault="00E865A9" w:rsidP="00342E81">
      <w:pPr>
        <w:rPr>
          <w:lang w:val="en-US"/>
        </w:rPr>
      </w:pPr>
      <w:r>
        <w:rPr>
          <w:lang w:val="en-US"/>
        </w:rPr>
        <w:t xml:space="preserve">second color for background of </w:t>
      </w:r>
    </w:p>
    <w:p w14:paraId="3A52AA0B" w14:textId="7FBB4D87" w:rsidR="00E865A9" w:rsidRDefault="00E865A9" w:rsidP="00342E81">
      <w:pPr>
        <w:rPr>
          <w:lang w:val="en-US"/>
        </w:rPr>
      </w:pPr>
      <w:r>
        <w:rPr>
          <w:lang w:val="en-US"/>
        </w:rPr>
        <w:t>third color for footer</w:t>
      </w:r>
    </w:p>
    <w:p w14:paraId="6BE6EEA2" w14:textId="0CE7A529" w:rsidR="00E865A9" w:rsidRDefault="00E865A9" w:rsidP="00342E81">
      <w:pPr>
        <w:rPr>
          <w:lang w:val="en-US"/>
        </w:rPr>
      </w:pPr>
      <w:r>
        <w:rPr>
          <w:lang w:val="en-US"/>
        </w:rPr>
        <w:t>fourth color for H1 and H2</w:t>
      </w:r>
    </w:p>
    <w:p w14:paraId="27DC0A38" w14:textId="0FCA88A1" w:rsidR="00A957A4" w:rsidRDefault="00A957A4" w:rsidP="00A957A4">
      <w:r>
        <w:rPr>
          <w:lang w:val="en-US"/>
        </w:rPr>
        <w:lastRenderedPageBreak/>
        <w:t xml:space="preserve">Tiger Lily pink </w:t>
      </w:r>
      <w:r w:rsidRPr="00A957A4">
        <w:t> </w:t>
      </w:r>
      <w:proofErr w:type="spellStart"/>
      <w:r w:rsidRPr="00A957A4">
        <w:t>rgb</w:t>
      </w:r>
      <w:proofErr w:type="spellEnd"/>
      <w:r w:rsidRPr="00A957A4">
        <w:t>(219,135,128)</w:t>
      </w:r>
      <w:r>
        <w:t xml:space="preserve"> for Hover elements</w:t>
      </w:r>
    </w:p>
    <w:p w14:paraId="51D5D579" w14:textId="39960F80" w:rsidR="00A957A4" w:rsidRDefault="00AD0B79" w:rsidP="00A957A4">
      <w:r>
        <w:t>Font</w:t>
      </w:r>
    </w:p>
    <w:p w14:paraId="3E333D98" w14:textId="30D18F91" w:rsidR="00AD0B79" w:rsidRDefault="00AD0B79" w:rsidP="00A957A4">
      <w:r>
        <w:t>H1 ,h2</w:t>
      </w:r>
    </w:p>
    <w:p w14:paraId="55A4DA89" w14:textId="636EC2E1" w:rsidR="00AD0B79" w:rsidRDefault="00AD0B79" w:rsidP="00AD0B79">
      <w:pPr>
        <w:pStyle w:val="ListParagraph"/>
        <w:numPr>
          <w:ilvl w:val="0"/>
          <w:numId w:val="4"/>
        </w:numPr>
      </w:pPr>
      <w:r>
        <w:t>Montserrat</w:t>
      </w:r>
    </w:p>
    <w:p w14:paraId="7D13F848" w14:textId="4C362E87" w:rsidR="00AD0B79" w:rsidRDefault="00AD0B79" w:rsidP="00AD0B79">
      <w:pPr>
        <w:pStyle w:val="ListParagraph"/>
        <w:numPr>
          <w:ilvl w:val="0"/>
          <w:numId w:val="4"/>
        </w:numPr>
      </w:pPr>
      <w:r>
        <w:t>At least 20px;</w:t>
      </w:r>
    </w:p>
    <w:p w14:paraId="0D3B9DAE" w14:textId="6B2B3026" w:rsidR="00392235" w:rsidRDefault="00392235" w:rsidP="00AD0B79">
      <w:pPr>
        <w:pStyle w:val="ListParagraph"/>
        <w:numPr>
          <w:ilvl w:val="0"/>
          <w:numId w:val="4"/>
        </w:numPr>
      </w:pPr>
      <w:r>
        <w:t>Font-weight: bold</w:t>
      </w:r>
    </w:p>
    <w:p w14:paraId="06801F3A" w14:textId="77777777" w:rsidR="00AD0B79" w:rsidRDefault="00AD0B79" w:rsidP="00AD0B79"/>
    <w:p w14:paraId="681A5AF4" w14:textId="2AAE69AC" w:rsidR="00AD0B79" w:rsidRDefault="00AD0B79" w:rsidP="00AD0B79">
      <w:r>
        <w:t xml:space="preserve">P </w:t>
      </w:r>
    </w:p>
    <w:p w14:paraId="4F17ECB0" w14:textId="4D06BB4F" w:rsidR="00AD0B79" w:rsidRDefault="00AD0B79" w:rsidP="00AD0B79">
      <w:pPr>
        <w:pStyle w:val="ListParagraph"/>
        <w:numPr>
          <w:ilvl w:val="0"/>
          <w:numId w:val="4"/>
        </w:numPr>
      </w:pPr>
      <w:r>
        <w:t>Lora</w:t>
      </w:r>
    </w:p>
    <w:p w14:paraId="71835153" w14:textId="3F6DB665" w:rsidR="0047139D" w:rsidRDefault="0047139D" w:rsidP="003373E3">
      <w:pPr>
        <w:pStyle w:val="ListParagraph"/>
        <w:numPr>
          <w:ilvl w:val="0"/>
          <w:numId w:val="4"/>
        </w:numPr>
      </w:pPr>
      <w:r>
        <w:t>Justified</w:t>
      </w:r>
    </w:p>
    <w:p w14:paraId="30BA3626" w14:textId="254683E7" w:rsidR="003373E3" w:rsidRDefault="003373E3" w:rsidP="003373E3">
      <w:pPr>
        <w:pStyle w:val="ListParagraph"/>
        <w:numPr>
          <w:ilvl w:val="0"/>
          <w:numId w:val="4"/>
        </w:numPr>
      </w:pPr>
      <w:r>
        <w:t xml:space="preserve">Black </w:t>
      </w:r>
    </w:p>
    <w:p w14:paraId="207E4B1D" w14:textId="21E01810" w:rsidR="00F57153" w:rsidRDefault="00F57153" w:rsidP="00F57153">
      <w:r>
        <w:br/>
        <w:t xml:space="preserve">footer </w:t>
      </w:r>
    </w:p>
    <w:p w14:paraId="21FA3E47" w14:textId="0E4EC30E" w:rsidR="00F57153" w:rsidRDefault="00F57153" w:rsidP="00F57153">
      <w:pPr>
        <w:pStyle w:val="ListParagraph"/>
        <w:numPr>
          <w:ilvl w:val="0"/>
          <w:numId w:val="4"/>
        </w:numPr>
      </w:pPr>
      <w:r>
        <w:t>Address</w:t>
      </w:r>
    </w:p>
    <w:p w14:paraId="011FDEF8" w14:textId="42FD3B7E" w:rsidR="00F57153" w:rsidRDefault="00F57153" w:rsidP="00F57153">
      <w:pPr>
        <w:pStyle w:val="ListParagraph"/>
        <w:numPr>
          <w:ilvl w:val="0"/>
          <w:numId w:val="4"/>
        </w:numPr>
      </w:pPr>
      <w:r>
        <w:t xml:space="preserve">Contact </w:t>
      </w:r>
    </w:p>
    <w:p w14:paraId="3E09181F" w14:textId="6A4BCCC7" w:rsidR="00F57153" w:rsidRDefault="00513ADA" w:rsidP="00F57153">
      <w:pPr>
        <w:pStyle w:val="ListParagraph"/>
        <w:numPr>
          <w:ilvl w:val="0"/>
          <w:numId w:val="4"/>
        </w:numPr>
      </w:pPr>
      <w:r>
        <w:tab/>
      </w:r>
    </w:p>
    <w:p w14:paraId="166282F2" w14:textId="77777777" w:rsidR="003373E3" w:rsidRDefault="003373E3" w:rsidP="003373E3"/>
    <w:p w14:paraId="310D5901" w14:textId="77777777" w:rsidR="004431CA" w:rsidRDefault="004431CA" w:rsidP="003373E3"/>
    <w:p w14:paraId="5C76645D" w14:textId="6BE82605" w:rsidR="004431CA" w:rsidRDefault="004431CA" w:rsidP="003373E3">
      <w:r>
        <w:t>Viewport:</w:t>
      </w:r>
    </w:p>
    <w:p w14:paraId="2236FAFA" w14:textId="20792927" w:rsidR="004431CA" w:rsidRDefault="004431CA" w:rsidP="00AB305B">
      <w:pPr>
        <w:pStyle w:val="ListParagraph"/>
        <w:numPr>
          <w:ilvl w:val="0"/>
          <w:numId w:val="6"/>
        </w:numPr>
      </w:pPr>
      <w:r>
        <w:t>Desktop</w:t>
      </w:r>
    </w:p>
    <w:p w14:paraId="3AADDE54" w14:textId="1C828743" w:rsidR="004431CA" w:rsidRDefault="004431CA" w:rsidP="00AB305B">
      <w:pPr>
        <w:pStyle w:val="ListParagraph"/>
        <w:numPr>
          <w:ilvl w:val="0"/>
          <w:numId w:val="6"/>
        </w:numPr>
      </w:pPr>
      <w:r>
        <w:t>Tablet</w:t>
      </w:r>
    </w:p>
    <w:p w14:paraId="2743414E" w14:textId="7F9494BA" w:rsidR="004431CA" w:rsidRDefault="004431CA" w:rsidP="00AB305B">
      <w:pPr>
        <w:pStyle w:val="ListParagraph"/>
        <w:numPr>
          <w:ilvl w:val="0"/>
          <w:numId w:val="6"/>
        </w:numPr>
      </w:pPr>
      <w:r>
        <w:t>Mobile</w:t>
      </w:r>
    </w:p>
    <w:p w14:paraId="1F20243B" w14:textId="77777777" w:rsidR="002A2FB6" w:rsidRDefault="002A2FB6" w:rsidP="002A2FB6"/>
    <w:p w14:paraId="54FAFE3A" w14:textId="4FCEB5DA" w:rsidR="004431CA" w:rsidRDefault="002A2FB6" w:rsidP="003373E3">
      <w:pPr>
        <w:rPr>
          <w:lang w:val="en-US"/>
        </w:rPr>
      </w:pPr>
      <w:r>
        <w:rPr>
          <w:lang w:val="en-US"/>
        </w:rPr>
        <w:t>PAGES</w:t>
      </w:r>
    </w:p>
    <w:p w14:paraId="0D482D2D" w14:textId="77777777" w:rsidR="002A2FB6" w:rsidRPr="00513ADA" w:rsidRDefault="002A2FB6" w:rsidP="003373E3">
      <w:pPr>
        <w:rPr>
          <w:lang w:val="en-US"/>
        </w:rPr>
      </w:pPr>
    </w:p>
    <w:p w14:paraId="4CC8FE68" w14:textId="79FC78C1" w:rsidR="004431CA" w:rsidRDefault="00513ADA" w:rsidP="003373E3">
      <w:r>
        <w:t>About Me</w:t>
      </w:r>
    </w:p>
    <w:p w14:paraId="2CF4E9D2" w14:textId="1989F8C3" w:rsidR="00513ADA" w:rsidRDefault="00513ADA" w:rsidP="00513ADA">
      <w:pPr>
        <w:pStyle w:val="ListParagraph"/>
        <w:numPr>
          <w:ilvl w:val="0"/>
          <w:numId w:val="4"/>
        </w:numPr>
      </w:pPr>
      <w:r>
        <w:t>Personal background</w:t>
      </w:r>
    </w:p>
    <w:p w14:paraId="6289CDD1" w14:textId="16FC30C3" w:rsidR="00513ADA" w:rsidRDefault="00513ADA" w:rsidP="00513ADA">
      <w:pPr>
        <w:pStyle w:val="ListParagraph"/>
        <w:numPr>
          <w:ilvl w:val="0"/>
          <w:numId w:val="4"/>
        </w:numPr>
      </w:pPr>
      <w:r>
        <w:t>Why you pursued O&amp;G</w:t>
      </w:r>
    </w:p>
    <w:p w14:paraId="5D63B9C2" w14:textId="4EF6AA19" w:rsidR="00513ADA" w:rsidRDefault="00513ADA" w:rsidP="00DA3CFA">
      <w:pPr>
        <w:pStyle w:val="ListParagraph"/>
        <w:numPr>
          <w:ilvl w:val="0"/>
          <w:numId w:val="4"/>
        </w:numPr>
      </w:pPr>
      <w:r>
        <w:t>Credentials / Education</w:t>
      </w:r>
      <w:r>
        <w:tab/>
      </w:r>
    </w:p>
    <w:p w14:paraId="1F7684FF" w14:textId="447EAB3A" w:rsidR="00513ADA" w:rsidRDefault="00513ADA" w:rsidP="00513ADA">
      <w:pPr>
        <w:pStyle w:val="ListParagraph"/>
        <w:numPr>
          <w:ilvl w:val="0"/>
          <w:numId w:val="4"/>
        </w:numPr>
      </w:pPr>
      <w:r>
        <w:t>Core tenets of care</w:t>
      </w:r>
    </w:p>
    <w:p w14:paraId="05FE3823" w14:textId="77777777" w:rsidR="00513ADA" w:rsidRDefault="00513ADA" w:rsidP="00513ADA"/>
    <w:p w14:paraId="593C92A9" w14:textId="575475D4" w:rsidR="00513ADA" w:rsidRDefault="00513ADA" w:rsidP="00513ADA">
      <w:r>
        <w:t>Testimonials</w:t>
      </w:r>
    </w:p>
    <w:p w14:paraId="50290A7F" w14:textId="2E34F8B0" w:rsidR="00441302" w:rsidRPr="00441302" w:rsidRDefault="00441302" w:rsidP="00441302">
      <w:pPr>
        <w:pStyle w:val="ListParagraph"/>
        <w:numPr>
          <w:ilvl w:val="0"/>
          <w:numId w:val="4"/>
        </w:numPr>
        <w:rPr>
          <w:lang w:val="en-US"/>
        </w:rPr>
      </w:pPr>
      <w:r>
        <w:t>From patients</w:t>
      </w:r>
      <w:r w:rsidRPr="00441302">
        <w:rPr>
          <w:lang w:val="en-US"/>
        </w:rPr>
        <w:t>:</w:t>
      </w:r>
    </w:p>
    <w:p w14:paraId="7F3627A1" w14:textId="517B0A5D" w:rsidR="00513ADA" w:rsidRDefault="00513ADA" w:rsidP="00441302">
      <w:pPr>
        <w:pStyle w:val="ListParagraph"/>
        <w:numPr>
          <w:ilvl w:val="1"/>
          <w:numId w:val="4"/>
        </w:numPr>
      </w:pPr>
      <w:r>
        <w:t>A page with quotes from patients, anonymised or name included if they want</w:t>
      </w:r>
    </w:p>
    <w:p w14:paraId="361CAEFE" w14:textId="09ADEB8B" w:rsidR="00513ADA" w:rsidRDefault="007D79B0" w:rsidP="00441302">
      <w:pPr>
        <w:pStyle w:val="ListParagraph"/>
        <w:numPr>
          <w:ilvl w:val="1"/>
          <w:numId w:val="4"/>
        </w:numPr>
      </w:pPr>
      <w:r>
        <w:t>Photos with patients and their babies (with consent)</w:t>
      </w:r>
    </w:p>
    <w:p w14:paraId="4825B138" w14:textId="57EA08DB" w:rsidR="007D79B0" w:rsidRDefault="00441302" w:rsidP="00513ADA">
      <w:pPr>
        <w:pStyle w:val="ListParagraph"/>
        <w:numPr>
          <w:ilvl w:val="0"/>
          <w:numId w:val="4"/>
        </w:numPr>
      </w:pPr>
      <w:r>
        <w:t>From colleagues</w:t>
      </w:r>
    </w:p>
    <w:p w14:paraId="4447FDB5" w14:textId="49A054C9" w:rsidR="00441302" w:rsidRDefault="00441302" w:rsidP="00441302">
      <w:pPr>
        <w:pStyle w:val="ListParagraph"/>
        <w:numPr>
          <w:ilvl w:val="1"/>
          <w:numId w:val="4"/>
        </w:numPr>
      </w:pPr>
      <w:r>
        <w:lastRenderedPageBreak/>
        <w:t>Consultants that you’ve worked with and their respective trusts</w:t>
      </w:r>
      <w:r w:rsidR="000C4F41">
        <w:t>, ranking/sub-specs</w:t>
      </w:r>
    </w:p>
    <w:p w14:paraId="6D415113" w14:textId="77777777" w:rsidR="002A2FB6" w:rsidRDefault="002A2FB6" w:rsidP="002A2FB6"/>
    <w:p w14:paraId="689B39A0" w14:textId="2F97FE1A" w:rsidR="002A2FB6" w:rsidRDefault="002A2FB6" w:rsidP="002A2FB6">
      <w:r>
        <w:t>Contact Page</w:t>
      </w:r>
    </w:p>
    <w:p w14:paraId="01416BC4" w14:textId="78051EA2" w:rsidR="002A2FB6" w:rsidRDefault="002A2FB6" w:rsidP="002A2FB6">
      <w:pPr>
        <w:pStyle w:val="ListParagraph"/>
        <w:numPr>
          <w:ilvl w:val="0"/>
          <w:numId w:val="4"/>
        </w:numPr>
      </w:pPr>
      <w:r>
        <w:t>Submission Form</w:t>
      </w:r>
    </w:p>
    <w:p w14:paraId="26355117" w14:textId="4E4894D2" w:rsidR="002A2FB6" w:rsidRDefault="002A2FB6" w:rsidP="002A2FB6">
      <w:pPr>
        <w:pStyle w:val="ListParagraph"/>
        <w:numPr>
          <w:ilvl w:val="0"/>
          <w:numId w:val="4"/>
        </w:numPr>
      </w:pPr>
      <w:r>
        <w:t>Name / Contact Details</w:t>
      </w:r>
    </w:p>
    <w:p w14:paraId="28F993A7" w14:textId="27C3A009" w:rsidR="002A2FB6" w:rsidRDefault="002A2FB6" w:rsidP="002A2FB6">
      <w:pPr>
        <w:pStyle w:val="ListParagraph"/>
        <w:numPr>
          <w:ilvl w:val="0"/>
          <w:numId w:val="4"/>
        </w:numPr>
      </w:pPr>
      <w:r>
        <w:t xml:space="preserve">Radio button for </w:t>
      </w:r>
      <w:proofErr w:type="spellStart"/>
      <w:r>
        <w:t>Obs</w:t>
      </w:r>
      <w:proofErr w:type="spellEnd"/>
      <w:r>
        <w:t xml:space="preserve"> OR </w:t>
      </w:r>
      <w:proofErr w:type="spellStart"/>
      <w:r>
        <w:t>Gynea</w:t>
      </w:r>
      <w:proofErr w:type="spellEnd"/>
    </w:p>
    <w:p w14:paraId="3FF14609" w14:textId="0DC1C25D" w:rsidR="002A2FB6" w:rsidRDefault="002A2FB6" w:rsidP="002A2FB6">
      <w:pPr>
        <w:pStyle w:val="ListParagraph"/>
        <w:numPr>
          <w:ilvl w:val="0"/>
          <w:numId w:val="4"/>
        </w:numPr>
      </w:pPr>
      <w:r>
        <w:t xml:space="preserve">More details on requirements </w:t>
      </w:r>
    </w:p>
    <w:p w14:paraId="7DFB5466" w14:textId="42BB5CA5" w:rsidR="002A2FB6" w:rsidRDefault="000718D6" w:rsidP="002A2FB6">
      <w:pPr>
        <w:pStyle w:val="ListParagraph"/>
        <w:numPr>
          <w:ilvl w:val="1"/>
          <w:numId w:val="4"/>
        </w:numPr>
      </w:pPr>
      <w:r>
        <w:t>“Please describe the issue or concern you want us to help you with and we will try our best to ensure you get the care you need</w:t>
      </w:r>
      <w:r w:rsidR="002A2FB6">
        <w:t>”</w:t>
      </w:r>
      <w:r w:rsidR="008402AD">
        <w:t xml:space="preserve"> as a placeholder text in the text box. </w:t>
      </w:r>
    </w:p>
    <w:p w14:paraId="69197D17" w14:textId="77777777" w:rsidR="00513ADA" w:rsidRDefault="00513ADA" w:rsidP="00513ADA"/>
    <w:p w14:paraId="17C70B29" w14:textId="228F60E9" w:rsidR="008B1657" w:rsidRDefault="006145A4" w:rsidP="00513ADA">
      <w:r>
        <w:t>Location</w:t>
      </w:r>
      <w:r w:rsidR="00011883">
        <w:t xml:space="preserve"> for </w:t>
      </w:r>
    </w:p>
    <w:p w14:paraId="38705E4B" w14:textId="11B129BB" w:rsidR="006145A4" w:rsidRDefault="006145A4" w:rsidP="006145A4">
      <w:pPr>
        <w:pStyle w:val="ListParagraph"/>
        <w:numPr>
          <w:ilvl w:val="0"/>
          <w:numId w:val="4"/>
        </w:numPr>
      </w:pPr>
      <w:r>
        <w:t xml:space="preserve">Public Health </w:t>
      </w:r>
    </w:p>
    <w:p w14:paraId="4B710BAB" w14:textId="076F0480" w:rsidR="006145A4" w:rsidRDefault="006145A4" w:rsidP="006145A4">
      <w:pPr>
        <w:pStyle w:val="ListParagraph"/>
        <w:numPr>
          <w:ilvl w:val="0"/>
          <w:numId w:val="4"/>
        </w:numPr>
      </w:pPr>
      <w:r>
        <w:t>Private Care</w:t>
      </w:r>
    </w:p>
    <w:p w14:paraId="773A4149" w14:textId="77777777" w:rsidR="006145A4" w:rsidRDefault="006145A4" w:rsidP="006145A4">
      <w:pPr>
        <w:pStyle w:val="ListParagraph"/>
        <w:numPr>
          <w:ilvl w:val="0"/>
          <w:numId w:val="4"/>
        </w:numPr>
      </w:pPr>
    </w:p>
    <w:p w14:paraId="1DD97803" w14:textId="77777777" w:rsidR="00656961" w:rsidRPr="00656961" w:rsidRDefault="00656961" w:rsidP="00656961">
      <w:pPr>
        <w:pStyle w:val="ListParagraph"/>
        <w:numPr>
          <w:ilvl w:val="0"/>
          <w:numId w:val="4"/>
        </w:numPr>
        <w:shd w:val="clear" w:color="auto" w:fill="1E233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656961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'</w:t>
      </w:r>
      <w:r w:rsidRPr="00656961">
        <w:rPr>
          <w:rFonts w:ascii="Consolas" w:eastAsia="Times New Roman" w:hAnsi="Consolas" w:cs="Times New Roman"/>
          <w:color w:val="74C589"/>
          <w:kern w:val="0"/>
          <w:sz w:val="21"/>
          <w:szCs w:val="21"/>
          <w:lang w:val="en-US"/>
          <w14:ligatures w14:val="none"/>
        </w:rPr>
        <w:t>https://nsplash.com/photo-1631217868264-e5b90bb7e133?ixlib=rb-4.0.3&amp;auto=format&amp;fit=crop&amp;w=2091&amp;q=80</w:t>
      </w:r>
    </w:p>
    <w:p w14:paraId="3E821316" w14:textId="77777777" w:rsidR="000718D6" w:rsidRDefault="000718D6" w:rsidP="00513ADA"/>
    <w:p w14:paraId="6DB0D03C" w14:textId="77777777" w:rsidR="00392235" w:rsidRPr="00A957A4" w:rsidRDefault="00392235" w:rsidP="003373E3"/>
    <w:p w14:paraId="772C29CC" w14:textId="0442D16D" w:rsidR="00A957A4" w:rsidRDefault="00A957A4" w:rsidP="00342E81">
      <w:pPr>
        <w:rPr>
          <w:lang w:val="en-US"/>
        </w:rPr>
      </w:pPr>
      <w:r>
        <w:rPr>
          <w:lang w:val="en-US"/>
        </w:rPr>
        <w:t xml:space="preserve"> </w:t>
      </w:r>
    </w:p>
    <w:p w14:paraId="7C92EBC1" w14:textId="47B28145" w:rsidR="00E865A9" w:rsidRDefault="008700BD" w:rsidP="00342E81">
      <w:pPr>
        <w:rPr>
          <w:lang w:val="en-US"/>
        </w:rPr>
      </w:pPr>
      <w:r>
        <w:rPr>
          <w:lang w:val="en-US"/>
        </w:rPr>
        <w:t>Marketing Aspect</w:t>
      </w:r>
    </w:p>
    <w:p w14:paraId="01CC7B75" w14:textId="5FBDFE96" w:rsidR="00AD33D8" w:rsidRDefault="00AD33D8" w:rsidP="00AD33D8">
      <w:pPr>
        <w:pStyle w:val="ListParagraph"/>
        <w:numPr>
          <w:ilvl w:val="0"/>
          <w:numId w:val="4"/>
        </w:numPr>
        <w:rPr>
          <w:lang w:val="en-US"/>
        </w:rPr>
      </w:pPr>
      <w:hyperlink r:id="rId8" w:history="1">
        <w:r w:rsidRPr="00AB2196">
          <w:rPr>
            <w:rStyle w:val="Hyperlink"/>
            <w:lang w:val="en-US"/>
          </w:rPr>
          <w:t>https://www.cardinaldigitalmarketing.com/healthcare-resources/blog/digital-marketing-strategies-tips-ideas-obgyn/</w:t>
        </w:r>
      </w:hyperlink>
    </w:p>
    <w:p w14:paraId="7703C157" w14:textId="509655F2" w:rsidR="00AD33D8" w:rsidRDefault="00AD33D8" w:rsidP="00AD33D8">
      <w:pPr>
        <w:pStyle w:val="ListParagraph"/>
        <w:numPr>
          <w:ilvl w:val="0"/>
          <w:numId w:val="4"/>
        </w:numPr>
        <w:rPr>
          <w:lang w:val="en-US"/>
        </w:rPr>
      </w:pPr>
      <w:hyperlink r:id="rId9" w:history="1">
        <w:r w:rsidRPr="00AB2196">
          <w:rPr>
            <w:rStyle w:val="Hyperlink"/>
            <w:lang w:val="en-US"/>
          </w:rPr>
          <w:t>https://www.cardinaldigitalmarketing.com/healthcare-resources/blog/digital-marketing-strategies-tips-ideas-obgyn/</w:t>
        </w:r>
      </w:hyperlink>
    </w:p>
    <w:p w14:paraId="646E57C7" w14:textId="3B6B3BB5" w:rsidR="00AD33D8" w:rsidRPr="00AD33D8" w:rsidRDefault="008700BD" w:rsidP="00AD33D8">
      <w:pPr>
        <w:pStyle w:val="ListParagraph"/>
        <w:numPr>
          <w:ilvl w:val="0"/>
          <w:numId w:val="4"/>
        </w:numPr>
        <w:rPr>
          <w:lang w:val="en-US"/>
        </w:rPr>
      </w:pPr>
      <w:r w:rsidRPr="008700BD">
        <w:rPr>
          <w:lang w:val="en-US"/>
        </w:rPr>
        <w:t>https://www.getweave.com/obgyn-marketing/</w:t>
      </w:r>
    </w:p>
    <w:p w14:paraId="4FF03541" w14:textId="77777777" w:rsidR="00EE67EC" w:rsidRDefault="00EE67EC" w:rsidP="00342E81">
      <w:pPr>
        <w:rPr>
          <w:lang w:val="en-US"/>
        </w:rPr>
      </w:pPr>
    </w:p>
    <w:p w14:paraId="2F0ABBDF" w14:textId="77777777" w:rsidR="001E40AA" w:rsidRDefault="001E40AA" w:rsidP="00342E81">
      <w:pPr>
        <w:rPr>
          <w:lang w:val="en-US"/>
        </w:rPr>
      </w:pPr>
    </w:p>
    <w:p w14:paraId="36C723F1" w14:textId="46F8CA80" w:rsidR="001E40AA" w:rsidRDefault="001E40AA" w:rsidP="00342E81">
      <w:pPr>
        <w:rPr>
          <w:lang w:val="en-US"/>
        </w:rPr>
      </w:pPr>
      <w:r>
        <w:rPr>
          <w:lang w:val="en-US"/>
        </w:rPr>
        <w:t>Services for OBS</w:t>
      </w:r>
    </w:p>
    <w:p w14:paraId="53AA5A2C" w14:textId="6F755AEA" w:rsidR="001E40AA" w:rsidRDefault="001E40AA" w:rsidP="001E40A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fertility treatment</w:t>
      </w:r>
    </w:p>
    <w:p w14:paraId="6A3C6539" w14:textId="489AADA2" w:rsidR="001E40AA" w:rsidRDefault="001E40AA" w:rsidP="001E40A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Pregnancy </w:t>
      </w:r>
    </w:p>
    <w:p w14:paraId="3E9AA37A" w14:textId="5B90839B" w:rsidR="001E40AA" w:rsidRDefault="001E40AA" w:rsidP="001E40A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Menopause</w:t>
      </w:r>
    </w:p>
    <w:p w14:paraId="27AF1BCF" w14:textId="63CB894F" w:rsidR="001E40AA" w:rsidRDefault="001E40AA" w:rsidP="001E40A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Basic </w:t>
      </w:r>
      <w:proofErr w:type="spellStart"/>
      <w:r>
        <w:rPr>
          <w:lang w:val="en-US"/>
        </w:rPr>
        <w:t>gyne</w:t>
      </w:r>
      <w:proofErr w:type="spellEnd"/>
      <w:r>
        <w:rPr>
          <w:lang w:val="en-US"/>
        </w:rPr>
        <w:t xml:space="preserve"> exams and care</w:t>
      </w:r>
    </w:p>
    <w:p w14:paraId="78740405" w14:textId="77777777" w:rsidR="001E40AA" w:rsidRDefault="001E40AA" w:rsidP="00497A7E">
      <w:pPr>
        <w:rPr>
          <w:lang w:val="en-US"/>
        </w:rPr>
      </w:pPr>
    </w:p>
    <w:p w14:paraId="18190AB4" w14:textId="77777777" w:rsidR="00497A7E" w:rsidRDefault="00497A7E" w:rsidP="00497A7E">
      <w:pPr>
        <w:rPr>
          <w:lang w:val="en-US"/>
        </w:rPr>
      </w:pPr>
    </w:p>
    <w:p w14:paraId="3ACB6514" w14:textId="42533695" w:rsidR="00497A7E" w:rsidRDefault="00497A7E" w:rsidP="00497A7E">
      <w:pPr>
        <w:rPr>
          <w:lang w:val="en-US"/>
        </w:rPr>
      </w:pPr>
      <w:r>
        <w:rPr>
          <w:lang w:val="en-US"/>
        </w:rPr>
        <w:t>Home Page</w:t>
      </w:r>
    </w:p>
    <w:p w14:paraId="79625737" w14:textId="6F0666DB" w:rsidR="00497A7E" w:rsidRDefault="00497A7E" w:rsidP="0077255A">
      <w:pPr>
        <w:rPr>
          <w:lang w:val="en-US"/>
        </w:rPr>
      </w:pPr>
    </w:p>
    <w:p w14:paraId="15304093" w14:textId="442DF621" w:rsidR="0077255A" w:rsidRDefault="0077255A" w:rsidP="0077255A">
      <w:pPr>
        <w:rPr>
          <w:lang w:val="en-US"/>
        </w:rPr>
      </w:pPr>
      <w:r>
        <w:rPr>
          <w:lang w:val="en-US"/>
        </w:rPr>
        <w:lastRenderedPageBreak/>
        <w:t>Fixes –</w:t>
      </w:r>
    </w:p>
    <w:p w14:paraId="6A817060" w14:textId="46476CA3" w:rsidR="0077255A" w:rsidRDefault="0077255A" w:rsidP="003776D7">
      <w:pPr>
        <w:pStyle w:val="ListParagraph"/>
        <w:numPr>
          <w:ilvl w:val="0"/>
          <w:numId w:val="7"/>
        </w:numPr>
        <w:rPr>
          <w:lang w:val="en-US"/>
        </w:rPr>
      </w:pPr>
      <w:r w:rsidRPr="003776D7">
        <w:rPr>
          <w:lang w:val="en-US"/>
        </w:rPr>
        <w:t>Sort out the nav bar between pages</w:t>
      </w:r>
      <w:r w:rsidR="003776D7">
        <w:rPr>
          <w:lang w:val="en-US"/>
        </w:rPr>
        <w:t>#</w:t>
      </w:r>
    </w:p>
    <w:p w14:paraId="5EF44910" w14:textId="2943B4D2" w:rsidR="003776D7" w:rsidRDefault="003776D7" w:rsidP="006D352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Health blog format</w:t>
      </w:r>
    </w:p>
    <w:p w14:paraId="37EBD522" w14:textId="707B6FBE" w:rsidR="006D3527" w:rsidRDefault="006D3527" w:rsidP="006D352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Where the submission form goes. Data collection. </w:t>
      </w:r>
    </w:p>
    <w:p w14:paraId="2EFCCE10" w14:textId="205D80DA" w:rsidR="00953CEF" w:rsidRPr="006D3527" w:rsidRDefault="00953CEF" w:rsidP="006D352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Make the logo be the homepage button. </w:t>
      </w:r>
    </w:p>
    <w:p w14:paraId="2069083A" w14:textId="77777777" w:rsidR="0077255A" w:rsidRPr="0077255A" w:rsidRDefault="0077255A" w:rsidP="0077255A">
      <w:pPr>
        <w:rPr>
          <w:lang w:val="en-US"/>
        </w:rPr>
      </w:pPr>
    </w:p>
    <w:sectPr w:rsidR="0077255A" w:rsidRPr="00772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64D0"/>
    <w:multiLevelType w:val="hybridMultilevel"/>
    <w:tmpl w:val="92183B8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46702"/>
    <w:multiLevelType w:val="hybridMultilevel"/>
    <w:tmpl w:val="B2307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90103"/>
    <w:multiLevelType w:val="hybridMultilevel"/>
    <w:tmpl w:val="382A31E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91051"/>
    <w:multiLevelType w:val="hybridMultilevel"/>
    <w:tmpl w:val="B660021C"/>
    <w:lvl w:ilvl="0" w:tplc="6D2C8902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7046B"/>
    <w:multiLevelType w:val="hybridMultilevel"/>
    <w:tmpl w:val="C6C028BA"/>
    <w:lvl w:ilvl="0" w:tplc="D740344C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F0A8C"/>
    <w:multiLevelType w:val="hybridMultilevel"/>
    <w:tmpl w:val="28C6A5B6"/>
    <w:lvl w:ilvl="0" w:tplc="16E6C506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E17C4"/>
    <w:multiLevelType w:val="hybridMultilevel"/>
    <w:tmpl w:val="D160FFFC"/>
    <w:lvl w:ilvl="0" w:tplc="4A5E4942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935656">
    <w:abstractNumId w:val="4"/>
  </w:num>
  <w:num w:numId="2" w16cid:durableId="1123496417">
    <w:abstractNumId w:val="3"/>
  </w:num>
  <w:num w:numId="3" w16cid:durableId="413599483">
    <w:abstractNumId w:val="5"/>
  </w:num>
  <w:num w:numId="4" w16cid:durableId="1294680722">
    <w:abstractNumId w:val="6"/>
  </w:num>
  <w:num w:numId="5" w16cid:durableId="1003169094">
    <w:abstractNumId w:val="2"/>
  </w:num>
  <w:num w:numId="6" w16cid:durableId="2098941787">
    <w:abstractNumId w:val="0"/>
  </w:num>
  <w:num w:numId="7" w16cid:durableId="140410905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ikalilmani94">
    <w15:presenceInfo w15:providerId="AD" w15:userId="S::haikalilmani94@g2024.live::ec8eccdb-d607-4a89-8ee9-49e1901f84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BB"/>
    <w:rsid w:val="00011883"/>
    <w:rsid w:val="00021BFC"/>
    <w:rsid w:val="00044EB1"/>
    <w:rsid w:val="00054042"/>
    <w:rsid w:val="000718D6"/>
    <w:rsid w:val="0007323F"/>
    <w:rsid w:val="000C4F41"/>
    <w:rsid w:val="000E6065"/>
    <w:rsid w:val="00103372"/>
    <w:rsid w:val="001106C6"/>
    <w:rsid w:val="00126353"/>
    <w:rsid w:val="0016006A"/>
    <w:rsid w:val="001B288D"/>
    <w:rsid w:val="001E40AA"/>
    <w:rsid w:val="001F316F"/>
    <w:rsid w:val="00254860"/>
    <w:rsid w:val="002A2FB6"/>
    <w:rsid w:val="002A3297"/>
    <w:rsid w:val="002E48AA"/>
    <w:rsid w:val="003347F8"/>
    <w:rsid w:val="003373E3"/>
    <w:rsid w:val="00342E81"/>
    <w:rsid w:val="00343AAE"/>
    <w:rsid w:val="00356384"/>
    <w:rsid w:val="003776D7"/>
    <w:rsid w:val="00392235"/>
    <w:rsid w:val="003A408E"/>
    <w:rsid w:val="003F4B1D"/>
    <w:rsid w:val="004176D0"/>
    <w:rsid w:val="00441302"/>
    <w:rsid w:val="004431CA"/>
    <w:rsid w:val="0047139D"/>
    <w:rsid w:val="00497A7E"/>
    <w:rsid w:val="004D2932"/>
    <w:rsid w:val="00512824"/>
    <w:rsid w:val="00513ADA"/>
    <w:rsid w:val="005315DE"/>
    <w:rsid w:val="0058218A"/>
    <w:rsid w:val="005C2534"/>
    <w:rsid w:val="005C7FBA"/>
    <w:rsid w:val="006025FB"/>
    <w:rsid w:val="00606CB3"/>
    <w:rsid w:val="006145A4"/>
    <w:rsid w:val="00617594"/>
    <w:rsid w:val="00630074"/>
    <w:rsid w:val="00654D3E"/>
    <w:rsid w:val="00656961"/>
    <w:rsid w:val="00672EBB"/>
    <w:rsid w:val="006B366C"/>
    <w:rsid w:val="006D3527"/>
    <w:rsid w:val="007432B8"/>
    <w:rsid w:val="0077255A"/>
    <w:rsid w:val="00775A75"/>
    <w:rsid w:val="007950AD"/>
    <w:rsid w:val="007C2BA8"/>
    <w:rsid w:val="007C502B"/>
    <w:rsid w:val="007C53A6"/>
    <w:rsid w:val="007D79B0"/>
    <w:rsid w:val="008402AD"/>
    <w:rsid w:val="008678F1"/>
    <w:rsid w:val="008700BD"/>
    <w:rsid w:val="0089537A"/>
    <w:rsid w:val="008B1657"/>
    <w:rsid w:val="008B7908"/>
    <w:rsid w:val="00951A9C"/>
    <w:rsid w:val="00953CEF"/>
    <w:rsid w:val="0096354C"/>
    <w:rsid w:val="009716C6"/>
    <w:rsid w:val="00A2040F"/>
    <w:rsid w:val="00A5120E"/>
    <w:rsid w:val="00A61302"/>
    <w:rsid w:val="00A64DD4"/>
    <w:rsid w:val="00A66ADB"/>
    <w:rsid w:val="00A730F2"/>
    <w:rsid w:val="00A957A4"/>
    <w:rsid w:val="00AB305B"/>
    <w:rsid w:val="00AD0B79"/>
    <w:rsid w:val="00AD33D8"/>
    <w:rsid w:val="00B14A66"/>
    <w:rsid w:val="00B44F7E"/>
    <w:rsid w:val="00C64075"/>
    <w:rsid w:val="00CD166E"/>
    <w:rsid w:val="00D230C2"/>
    <w:rsid w:val="00D373B7"/>
    <w:rsid w:val="00E865A9"/>
    <w:rsid w:val="00E93AA3"/>
    <w:rsid w:val="00EB0AFA"/>
    <w:rsid w:val="00EE3DBB"/>
    <w:rsid w:val="00EE67EC"/>
    <w:rsid w:val="00EE7AB9"/>
    <w:rsid w:val="00F102D2"/>
    <w:rsid w:val="00F10995"/>
    <w:rsid w:val="00F57153"/>
    <w:rsid w:val="00FB104A"/>
    <w:rsid w:val="00FF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219E7"/>
  <w15:chartTrackingRefBased/>
  <w15:docId w15:val="{B9E31FF2-9CD2-4BEC-A444-BB1821DD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D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D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D3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F316F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732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dinaldigitalmarketing.com/healthcare-resources/blog/digital-marketing-strategies-tips-ideas-obgy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orhunt.co/palette/f8ede3dfd3c3d0b8a8c5705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rdinaldigitalmarketing.com/healthcare-resources/blog/digital-marketing-strategies-tips-ideas-obgy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12426</TotalTime>
  <Pages>5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haikalilmani94</dc:creator>
  <cp:keywords/>
  <dc:description/>
  <cp:lastModifiedBy>Haikal Ilmani</cp:lastModifiedBy>
  <cp:revision>78</cp:revision>
  <dcterms:created xsi:type="dcterms:W3CDTF">2025-01-14T12:17:00Z</dcterms:created>
  <dcterms:modified xsi:type="dcterms:W3CDTF">2025-11-25T16:17:00Z</dcterms:modified>
</cp:coreProperties>
</file>